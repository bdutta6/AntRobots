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3464D" w14:textId="6688148A" w:rsidR="00E154F9" w:rsidRPr="00394F81" w:rsidRDefault="008A4CD2" w:rsidP="00394F81">
      <w:pPr>
        <w:jc w:val="center"/>
        <w:rPr>
          <w:b/>
          <w:sz w:val="24"/>
          <w:szCs w:val="24"/>
        </w:rPr>
      </w:pPr>
      <w:bookmarkStart w:id="0" w:name="OLE_LINK5"/>
      <w:bookmarkStart w:id="1" w:name="OLE_LINK6"/>
      <w:r>
        <w:rPr>
          <w:b/>
          <w:sz w:val="24"/>
          <w:szCs w:val="24"/>
        </w:rPr>
        <w:t>Idle</w:t>
      </w:r>
      <w:r w:rsidR="00FA36C1">
        <w:rPr>
          <w:b/>
          <w:sz w:val="24"/>
          <w:szCs w:val="24"/>
        </w:rPr>
        <w:t xml:space="preserve"> </w:t>
      </w:r>
      <w:r w:rsidR="00420CA8">
        <w:rPr>
          <w:b/>
          <w:sz w:val="24"/>
          <w:szCs w:val="24"/>
        </w:rPr>
        <w:t>active matter</w:t>
      </w:r>
      <w:r w:rsidR="00FA36C1">
        <w:rPr>
          <w:b/>
          <w:sz w:val="24"/>
          <w:szCs w:val="24"/>
        </w:rPr>
        <w:t>:</w:t>
      </w:r>
      <w:r w:rsidR="00845ECE">
        <w:rPr>
          <w:b/>
          <w:sz w:val="24"/>
          <w:szCs w:val="24"/>
        </w:rPr>
        <w:t xml:space="preserve"> </w:t>
      </w:r>
      <w:r w:rsidR="00E154F9">
        <w:rPr>
          <w:b/>
          <w:sz w:val="24"/>
          <w:szCs w:val="24"/>
        </w:rPr>
        <w:t>excavation</w:t>
      </w:r>
      <w:r w:rsidR="00420CA8">
        <w:rPr>
          <w:b/>
          <w:sz w:val="24"/>
          <w:szCs w:val="24"/>
        </w:rPr>
        <w:t xml:space="preserve"> </w:t>
      </w:r>
      <w:r w:rsidR="003000FB">
        <w:rPr>
          <w:b/>
          <w:sz w:val="24"/>
          <w:szCs w:val="24"/>
        </w:rPr>
        <w:t>by</w:t>
      </w:r>
      <w:r w:rsidR="00364C99">
        <w:rPr>
          <w:b/>
          <w:sz w:val="24"/>
          <w:szCs w:val="24"/>
        </w:rPr>
        <w:t xml:space="preserve"> confined and crowded </w:t>
      </w:r>
      <w:r w:rsidR="003000FB">
        <w:rPr>
          <w:b/>
          <w:sz w:val="24"/>
          <w:szCs w:val="24"/>
        </w:rPr>
        <w:t>task-</w:t>
      </w:r>
      <w:r w:rsidR="00B72CB6">
        <w:rPr>
          <w:b/>
          <w:sz w:val="24"/>
          <w:szCs w:val="24"/>
        </w:rPr>
        <w:t>oriented</w:t>
      </w:r>
      <w:r w:rsidR="00364C99">
        <w:rPr>
          <w:b/>
          <w:sz w:val="24"/>
          <w:szCs w:val="24"/>
        </w:rPr>
        <w:t xml:space="preserve"> </w:t>
      </w:r>
      <w:r w:rsidR="008F31DF">
        <w:rPr>
          <w:b/>
          <w:sz w:val="24"/>
          <w:szCs w:val="24"/>
        </w:rPr>
        <w:t>collectives</w:t>
      </w:r>
    </w:p>
    <w:bookmarkEnd w:id="0"/>
    <w:bookmarkEnd w:id="1"/>
    <w:p w14:paraId="7A2CDF4C" w14:textId="736C3667" w:rsidR="00D73714" w:rsidRDefault="00D46C81" w:rsidP="00D73714">
      <w:pPr>
        <w:pStyle w:val="Authors"/>
        <w:rPr>
          <w:vertAlign w:val="superscript"/>
        </w:rPr>
      </w:pPr>
      <w:r w:rsidRPr="00D46C81">
        <w:t>D. Monaenkova</w:t>
      </w:r>
      <w:r w:rsidRPr="00D46C81">
        <w:rPr>
          <w:vertAlign w:val="superscript"/>
        </w:rPr>
        <w:t>1</w:t>
      </w:r>
      <w:r>
        <w:t xml:space="preserve">*, </w:t>
      </w:r>
      <w:r w:rsidR="00376446">
        <w:t>J. A</w:t>
      </w:r>
      <w:r w:rsidR="00376446" w:rsidRPr="00D46C81">
        <w:t>guilar</w:t>
      </w:r>
      <w:r w:rsidR="00376446">
        <w:rPr>
          <w:vertAlign w:val="superscript"/>
        </w:rPr>
        <w:t>2</w:t>
      </w:r>
      <w:r w:rsidR="00376446" w:rsidRPr="00376446">
        <w:t>*</w:t>
      </w:r>
      <w:r w:rsidR="00376446">
        <w:t xml:space="preserve">, </w:t>
      </w:r>
      <w:r>
        <w:t>V. Linevich</w:t>
      </w:r>
      <w:r w:rsidRPr="00D46C81">
        <w:rPr>
          <w:vertAlign w:val="superscript"/>
        </w:rPr>
        <w:t>2</w:t>
      </w:r>
      <w:r>
        <w:t>,</w:t>
      </w:r>
      <w:r w:rsidR="00526ACD">
        <w:t xml:space="preserve"> B. Dutta</w:t>
      </w:r>
      <w:r w:rsidR="00526ACD" w:rsidRPr="00526ACD">
        <w:rPr>
          <w:vertAlign w:val="superscript"/>
        </w:rPr>
        <w:t>1</w:t>
      </w:r>
      <w:r w:rsidR="00526ACD">
        <w:t>,</w:t>
      </w:r>
      <w:r>
        <w:t xml:space="preserve"> </w:t>
      </w:r>
      <w:r w:rsidR="008E6EFE">
        <w:t>W. Savoie</w:t>
      </w:r>
      <w:r w:rsidR="008E6EFE" w:rsidRPr="008E6EFE">
        <w:rPr>
          <w:vertAlign w:val="superscript"/>
        </w:rPr>
        <w:t>1</w:t>
      </w:r>
      <w:r w:rsidR="008E6EFE">
        <w:t xml:space="preserve">, </w:t>
      </w:r>
      <w:r>
        <w:t>M. A. D. Goodisman</w:t>
      </w:r>
      <w:r>
        <w:rPr>
          <w:vertAlign w:val="superscript"/>
        </w:rPr>
        <w:t>3</w:t>
      </w:r>
      <w:r>
        <w:t>, D. I. Goldman</w:t>
      </w:r>
      <w:r w:rsidRPr="00D46C81">
        <w:rPr>
          <w:vertAlign w:val="superscript"/>
        </w:rPr>
        <w:t>1</w:t>
      </w:r>
      <w:r>
        <w:t>*.</w:t>
      </w:r>
      <w:r w:rsidR="00D73714">
        <w:t xml:space="preserve"> </w:t>
      </w:r>
    </w:p>
    <w:p w14:paraId="267F52F5" w14:textId="77777777" w:rsidR="00D46C81" w:rsidRDefault="00D73714" w:rsidP="00D73714">
      <w:pPr>
        <w:pStyle w:val="Paragraph"/>
        <w:ind w:firstLine="0"/>
      </w:pPr>
      <w:r w:rsidRPr="00B43FDE">
        <w:rPr>
          <w:vertAlign w:val="superscript"/>
        </w:rPr>
        <w:t>1</w:t>
      </w:r>
      <w:r w:rsidR="00D46C81">
        <w:rPr>
          <w:vertAlign w:val="superscript"/>
        </w:rPr>
        <w:t xml:space="preserve"> </w:t>
      </w:r>
      <w:r w:rsidR="00D46C81" w:rsidRPr="00D46C81">
        <w:t>Sch</w:t>
      </w:r>
      <w:r w:rsidR="00D46C81">
        <w:t>ool of Physics, Georgia Institute of Technology, Atlanta, GA, USA</w:t>
      </w:r>
    </w:p>
    <w:p w14:paraId="7D9E4DA7" w14:textId="77777777" w:rsidR="00D73714" w:rsidRDefault="00D73714" w:rsidP="00D73714">
      <w:pPr>
        <w:pStyle w:val="Paragraph"/>
        <w:ind w:firstLine="0"/>
      </w:pPr>
      <w:r w:rsidRPr="00B43FDE">
        <w:rPr>
          <w:vertAlign w:val="superscript"/>
        </w:rPr>
        <w:t>2</w:t>
      </w:r>
      <w:r w:rsidR="003D5553">
        <w:t>School of Mechanical Engineering, Georgia Institute of Technology, Atlanta, GA, USA</w:t>
      </w:r>
    </w:p>
    <w:p w14:paraId="3D15F8E7" w14:textId="0654C00C" w:rsidR="00D73714" w:rsidRDefault="00D73714" w:rsidP="00D73714">
      <w:pPr>
        <w:pStyle w:val="Paragraph"/>
        <w:ind w:firstLine="0"/>
      </w:pPr>
      <w:r>
        <w:rPr>
          <w:vertAlign w:val="superscript"/>
        </w:rPr>
        <w:t>3</w:t>
      </w:r>
      <w:r w:rsidR="003D5553">
        <w:t>School of Biolog</w:t>
      </w:r>
      <w:r w:rsidR="00C94804">
        <w:t>ical Sciences</w:t>
      </w:r>
      <w:r w:rsidR="003D5553">
        <w:t>, Georgia Institute of Technology, Atlanta, GA, USA</w:t>
      </w:r>
      <w:r>
        <w:t xml:space="preserve"> </w:t>
      </w:r>
    </w:p>
    <w:p w14:paraId="0EFA8BDD" w14:textId="7DF628B8" w:rsidR="00D73714" w:rsidRDefault="00D73714" w:rsidP="00D73714">
      <w:pPr>
        <w:pStyle w:val="Paragraph"/>
        <w:ind w:firstLine="0"/>
      </w:pPr>
      <w:r>
        <w:t xml:space="preserve">*Correspondence to:  </w:t>
      </w:r>
      <w:hyperlink r:id="rId8" w:history="1">
        <w:r w:rsidR="00D46C81" w:rsidRPr="00A25B0F">
          <w:rPr>
            <w:rStyle w:val="Hyperlink"/>
          </w:rPr>
          <w:t>daniel.goldman@physics.gatech.edu</w:t>
        </w:r>
      </w:hyperlink>
    </w:p>
    <w:p w14:paraId="3CD45DE0" w14:textId="77777777" w:rsidR="00D73714" w:rsidRDefault="00D73714" w:rsidP="00D73714">
      <w:pPr>
        <w:pStyle w:val="Paragraph"/>
        <w:ind w:firstLine="0"/>
      </w:pPr>
      <w:r>
        <w:t>†Additional author notes should be indicated with symbols (for example, for current addresses).</w:t>
      </w:r>
    </w:p>
    <w:p w14:paraId="268D23C2" w14:textId="3B9BF7A3" w:rsidR="00A75BF3" w:rsidRDefault="00D73714" w:rsidP="00C94804">
      <w:pPr>
        <w:pStyle w:val="AbstractSummary"/>
      </w:pPr>
      <w:r w:rsidRPr="00987EE5">
        <w:rPr>
          <w:b/>
        </w:rPr>
        <w:t>Abstract</w:t>
      </w:r>
      <w:r w:rsidR="00FF2697">
        <w:rPr>
          <w:b/>
        </w:rPr>
        <w:t xml:space="preserve"> (100-150)</w:t>
      </w:r>
      <w:r w:rsidR="00575EBF">
        <w:t>:</w:t>
      </w:r>
      <w:r w:rsidR="0025348E">
        <w:t xml:space="preserve"> </w:t>
      </w:r>
      <w:r w:rsidR="00C94804">
        <w:t xml:space="preserve">Ensembles of self-propelling elements, like colloidal surfers, active liquid crystals, bacterial biofilms, social insects, and robot swarms can spontaneously form clusters, clogs and jams. </w:t>
      </w:r>
      <w:r w:rsidR="00D17A32">
        <w:t xml:space="preserve">In many </w:t>
      </w:r>
      <w:r w:rsidR="00E81B91">
        <w:t>“</w:t>
      </w:r>
      <w:r w:rsidR="00C153C2">
        <w:t xml:space="preserve">task-oriented” </w:t>
      </w:r>
      <w:r w:rsidR="00D17A32">
        <w:t>collectives,</w:t>
      </w:r>
      <w:r w:rsidR="00A75BF3">
        <w:t xml:space="preserve"> avoiding formation of such structures is paramount for task completion, for example, during</w:t>
      </w:r>
      <w:r w:rsidR="00D32393">
        <w:t xml:space="preserve"> </w:t>
      </w:r>
      <w:r w:rsidR="007A22D5">
        <w:t xml:space="preserve">subterranean </w:t>
      </w:r>
      <w:r w:rsidR="00D32393">
        <w:t xml:space="preserve">nest </w:t>
      </w:r>
      <w:r w:rsidR="007149F0">
        <w:t>formation</w:t>
      </w:r>
      <w:r w:rsidR="00A75BF3">
        <w:t xml:space="preserve"> by </w:t>
      </w:r>
      <w:r w:rsidR="00CA4CED">
        <w:t>social insects</w:t>
      </w:r>
      <w:r w:rsidR="00A75BF3">
        <w:t xml:space="preserve">.  </w:t>
      </w:r>
      <w:r w:rsidR="00C94804">
        <w:t>T</w:t>
      </w:r>
      <w:r w:rsidR="00A75BF3">
        <w:t xml:space="preserve">hrough the study of </w:t>
      </w:r>
      <w:r w:rsidR="007149F0">
        <w:t>tunnel excavation</w:t>
      </w:r>
      <w:r w:rsidR="00C94804">
        <w:t xml:space="preserve"> by </w:t>
      </w:r>
      <w:r w:rsidR="005F08A1">
        <w:t>fire ants</w:t>
      </w:r>
      <w:r w:rsidR="00C94804">
        <w:t xml:space="preserve">, autonomous robots, and cellular automata models, we demonstrate the importance of appropriate social behaviors in facilitating </w:t>
      </w:r>
      <w:r w:rsidR="008B69CB">
        <w:t xml:space="preserve">collective </w:t>
      </w:r>
      <w:r w:rsidR="00C94804">
        <w:t xml:space="preserve">excavation in crowded, confined conditions. </w:t>
      </w:r>
      <w:r w:rsidR="009232DC">
        <w:t xml:space="preserve">In particular, tools from the study of glass formation reveal </w:t>
      </w:r>
      <w:r w:rsidR="00526004">
        <w:t xml:space="preserve">how </w:t>
      </w:r>
      <w:r w:rsidR="005A0C84">
        <w:t>congestion, jams and even</w:t>
      </w:r>
      <w:r w:rsidR="009232DC">
        <w:t xml:space="preserve"> arrest </w:t>
      </w:r>
      <w:r w:rsidR="005A0C84">
        <w:t xml:space="preserve">due to </w:t>
      </w:r>
      <w:r w:rsidR="00952222">
        <w:t>high-density</w:t>
      </w:r>
      <w:r w:rsidR="009232DC">
        <w:t xml:space="preserve"> traffic </w:t>
      </w:r>
      <w:r w:rsidR="00526004">
        <w:t>can be mitigated via global social behaviors</w:t>
      </w:r>
      <w:r w:rsidR="005A0C84">
        <w:t xml:space="preserve"> (</w:t>
      </w:r>
      <w:r w:rsidR="00A85832">
        <w:t xml:space="preserve">a </w:t>
      </w:r>
      <w:r w:rsidR="005A0C84">
        <w:t>distribution of idleness)</w:t>
      </w:r>
      <w:r w:rsidR="00526004">
        <w:t xml:space="preserve"> and</w:t>
      </w:r>
      <w:r w:rsidR="009232DC">
        <w:t xml:space="preserve"> local interactions</w:t>
      </w:r>
      <w:r w:rsidR="00A85832">
        <w:t xml:space="preserve"> (selective retreats</w:t>
      </w:r>
      <w:r w:rsidR="00BE2B20">
        <w:t xml:space="preserve">). A particular combination of the above strategies emerges from optimization algorithms, (and is utilized by the ants), </w:t>
      </w:r>
      <w:r w:rsidR="005A0C84">
        <w:t>achi</w:t>
      </w:r>
      <w:r w:rsidR="00BE2B20">
        <w:t>eving</w:t>
      </w:r>
      <w:r w:rsidR="005A0C84">
        <w:t xml:space="preserve"> effective and efficient</w:t>
      </w:r>
      <w:r w:rsidR="00C94804">
        <w:t xml:space="preserve"> excavation without the need for sophisticated sensing, planning and global control of the collective. </w:t>
      </w:r>
    </w:p>
    <w:p w14:paraId="4AC74FD8" w14:textId="30F830B2" w:rsidR="008A37BA" w:rsidRDefault="00D73714" w:rsidP="00C94804">
      <w:pPr>
        <w:pStyle w:val="AbstractSummary"/>
      </w:pPr>
      <w:r w:rsidRPr="00D47899">
        <w:rPr>
          <w:b/>
        </w:rPr>
        <w:t>One Sentence Summary</w:t>
      </w:r>
      <w:r w:rsidR="00FF2697">
        <w:rPr>
          <w:b/>
        </w:rPr>
        <w:t xml:space="preserve"> (150)</w:t>
      </w:r>
      <w:r w:rsidRPr="00D47899">
        <w:rPr>
          <w:b/>
        </w:rPr>
        <w:t>:</w:t>
      </w:r>
      <w:r>
        <w:rPr>
          <w:b/>
        </w:rPr>
        <w:t xml:space="preserve"> </w:t>
      </w:r>
      <w:r w:rsidR="001A4545" w:rsidRPr="001A4545">
        <w:t>E</w:t>
      </w:r>
      <w:r w:rsidR="00FF2697">
        <w:t xml:space="preserve">xperiments </w:t>
      </w:r>
      <w:r w:rsidR="00BA1762">
        <w:t xml:space="preserve">and simulations of </w:t>
      </w:r>
      <w:r w:rsidR="001A4545">
        <w:t xml:space="preserve">social insects and robots </w:t>
      </w:r>
      <w:r w:rsidR="00FF2697">
        <w:t>reveal</w:t>
      </w:r>
      <w:r w:rsidR="00C56509">
        <w:t xml:space="preserve"> </w:t>
      </w:r>
      <w:r w:rsidR="00621189">
        <w:t xml:space="preserve">how </w:t>
      </w:r>
      <w:r w:rsidR="00655D20">
        <w:t>workforce heterogeneity</w:t>
      </w:r>
      <w:r w:rsidR="00624B97">
        <w:t xml:space="preserve"> </w:t>
      </w:r>
      <w:r w:rsidR="00621189">
        <w:t>governs</w:t>
      </w:r>
      <w:r w:rsidR="00805535">
        <w:t xml:space="preserve"> </w:t>
      </w:r>
      <w:r w:rsidR="00624B97">
        <w:t xml:space="preserve">the successful </w:t>
      </w:r>
      <w:r w:rsidR="001A4545">
        <w:t xml:space="preserve">organization of </w:t>
      </w:r>
      <w:r w:rsidR="00621189">
        <w:t xml:space="preserve">confined </w:t>
      </w:r>
      <w:r w:rsidR="001A4545">
        <w:t>collective</w:t>
      </w:r>
      <w:r w:rsidR="00624B97">
        <w:t>s</w:t>
      </w:r>
      <w:r>
        <w:t>.</w:t>
      </w:r>
    </w:p>
    <w:p w14:paraId="5B4EFAE4" w14:textId="77777777" w:rsidR="0000659A" w:rsidRDefault="0000659A" w:rsidP="001F466E">
      <w:pPr>
        <w:ind w:firstLine="720"/>
        <w:jc w:val="both"/>
        <w:rPr>
          <w:sz w:val="24"/>
          <w:szCs w:val="24"/>
        </w:rPr>
      </w:pPr>
    </w:p>
    <w:p w14:paraId="7FFBEC78" w14:textId="0CF75DB7" w:rsidR="00D11D28" w:rsidRPr="00FE11C7" w:rsidRDefault="001762C2" w:rsidP="00DC5300">
      <w:pPr>
        <w:pStyle w:val="Default"/>
        <w:jc w:val="both"/>
        <w:rPr>
          <w:rFonts w:ascii="Times New Roman" w:hAnsi="Times New Roman" w:cs="Times New Roman"/>
        </w:rPr>
      </w:pPr>
      <w:r w:rsidRPr="00FE11C7">
        <w:rPr>
          <w:rFonts w:ascii="Times New Roman" w:hAnsi="Times New Roman" w:cs="Times New Roman"/>
        </w:rPr>
        <w:t>A</w:t>
      </w:r>
      <w:r w:rsidR="00424C50" w:rsidRPr="00FE11C7">
        <w:rPr>
          <w:rFonts w:ascii="Times New Roman" w:hAnsi="Times New Roman" w:cs="Times New Roman"/>
        </w:rPr>
        <w:t>ctive mat</w:t>
      </w:r>
      <w:r w:rsidR="004370E2" w:rsidRPr="00FE11C7">
        <w:rPr>
          <w:rFonts w:ascii="Times New Roman" w:hAnsi="Times New Roman" w:cs="Times New Roman"/>
        </w:rPr>
        <w:t xml:space="preserve">erials </w:t>
      </w:r>
      <w:r w:rsidR="00C83B07" w:rsidRPr="00FE11C7">
        <w:rPr>
          <w:rFonts w:ascii="Times New Roman" w:hAnsi="Times New Roman" w:cs="Times New Roman"/>
        </w:rPr>
        <w:t>– ensembles of</w:t>
      </w:r>
      <w:r w:rsidR="001C5564" w:rsidRPr="00FE11C7">
        <w:rPr>
          <w:rFonts w:ascii="Times New Roman" w:hAnsi="Times New Roman" w:cs="Times New Roman"/>
        </w:rPr>
        <w:t xml:space="preserve"> self-propelling</w:t>
      </w:r>
      <w:r w:rsidR="00C83B07" w:rsidRPr="00FE11C7">
        <w:rPr>
          <w:rFonts w:ascii="Times New Roman" w:hAnsi="Times New Roman" w:cs="Times New Roman"/>
        </w:rPr>
        <w:t xml:space="preserve"> elements </w:t>
      </w:r>
      <w:r w:rsidR="004047E9" w:rsidRPr="00FE11C7">
        <w:rPr>
          <w:rFonts w:ascii="Times New Roman" w:hAnsi="Times New Roman" w:cs="Times New Roman"/>
        </w:rPr>
        <w:t>–</w:t>
      </w:r>
      <w:r w:rsidR="00D03054" w:rsidRPr="00FE11C7">
        <w:rPr>
          <w:rFonts w:ascii="Times New Roman" w:hAnsi="Times New Roman" w:cs="Times New Roman"/>
        </w:rPr>
        <w:t xml:space="preserve"> </w:t>
      </w:r>
      <w:r w:rsidR="00FC38E4">
        <w:rPr>
          <w:rFonts w:ascii="Times New Roman" w:hAnsi="Times New Roman" w:cs="Times New Roman"/>
        </w:rPr>
        <w:t>generically</w:t>
      </w:r>
      <w:r w:rsidR="004047E9" w:rsidRPr="00FE11C7">
        <w:rPr>
          <w:rFonts w:ascii="Times New Roman" w:hAnsi="Times New Roman" w:cs="Times New Roman"/>
        </w:rPr>
        <w:t xml:space="preserve"> </w:t>
      </w:r>
      <w:r w:rsidR="00424C50" w:rsidRPr="00FE11C7">
        <w:rPr>
          <w:rFonts w:ascii="Times New Roman" w:hAnsi="Times New Roman" w:cs="Times New Roman"/>
        </w:rPr>
        <w:t>form patterns and structures</w:t>
      </w:r>
      <w:r w:rsidR="00F228E2" w:rsidRPr="00FE11C7">
        <w:rPr>
          <w:rFonts w:ascii="Times New Roman" w:hAnsi="Times New Roman" w:cs="Times New Roman"/>
        </w:rPr>
        <w:t xml:space="preserve"> </w:t>
      </w:r>
      <w:r w:rsidR="00F6241A" w:rsidRPr="00FE11C7">
        <w:rPr>
          <w:rFonts w:ascii="Times New Roman" w:hAnsi="Times New Roman" w:cs="Times New Roman"/>
        </w:rPr>
        <w:fldChar w:fldCharType="begin">
          <w:fldData xml:space="preserve">PEVuZE5vdGU+PENpdGU+PEF1dGhvcj5NYXJjaGV0dGk8L0F1dGhvcj48WWVhcj4yMDEzPC9ZZWFy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=
</w:fldData>
        </w:fldChar>
      </w:r>
      <w:r w:rsidR="002A5D79">
        <w:rPr>
          <w:rFonts w:ascii="Times New Roman" w:hAnsi="Times New Roman" w:cs="Times New Roman"/>
        </w:rPr>
        <w:instrText xml:space="preserve"> ADDIN EN.CITE </w:instrText>
      </w:r>
      <w:r w:rsidR="002A5D79">
        <w:rPr>
          <w:rFonts w:ascii="Times New Roman" w:hAnsi="Times New Roman" w:cs="Times New Roman"/>
        </w:rPr>
        <w:fldChar w:fldCharType="begin">
          <w:fldData xml:space="preserve">PEVuZE5vdGU+PENpdGU+PEF1dGhvcj5NYXJjaGV0dGk8L0F1dGhvcj48WWVhcj4yMDEzPC9ZZWFy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=
</w:fldData>
        </w:fldChar>
      </w:r>
      <w:r w:rsidR="002A5D79">
        <w:rPr>
          <w:rFonts w:ascii="Times New Roman" w:hAnsi="Times New Roman" w:cs="Times New Roman"/>
        </w:rPr>
        <w:instrText xml:space="preserve"> ADDIN EN.CITE.DATA </w:instrText>
      </w:r>
      <w:r w:rsidR="002A5D79">
        <w:rPr>
          <w:rFonts w:ascii="Times New Roman" w:hAnsi="Times New Roman" w:cs="Times New Roman"/>
        </w:rPr>
      </w:r>
      <w:r w:rsidR="002A5D79">
        <w:rPr>
          <w:rFonts w:ascii="Times New Roman" w:hAnsi="Times New Roman" w:cs="Times New Roman"/>
        </w:rPr>
        <w:fldChar w:fldCharType="end"/>
      </w:r>
      <w:r w:rsidR="00F6241A" w:rsidRPr="00FE11C7">
        <w:rPr>
          <w:rFonts w:ascii="Times New Roman" w:hAnsi="Times New Roman" w:cs="Times New Roman"/>
        </w:rPr>
      </w:r>
      <w:r w:rsidR="00F6241A" w:rsidRPr="00FE11C7">
        <w:rPr>
          <w:rFonts w:ascii="Times New Roman" w:hAnsi="Times New Roman" w:cs="Times New Roman"/>
        </w:rPr>
        <w:fldChar w:fldCharType="separate"/>
      </w:r>
      <w:r w:rsidR="002A5D79">
        <w:rPr>
          <w:rFonts w:ascii="Times New Roman" w:hAnsi="Times New Roman" w:cs="Times New Roman"/>
          <w:noProof/>
        </w:rPr>
        <w:t>(</w:t>
      </w:r>
      <w:hyperlink w:anchor="_ENREF_1" w:tooltip="Marchetti, 2013 #57" w:history="1">
        <w:r w:rsidR="00AC61BA" w:rsidRPr="002A5D79">
          <w:rPr>
            <w:rFonts w:ascii="Times New Roman" w:hAnsi="Times New Roman" w:cs="Times New Roman"/>
            <w:i/>
            <w:noProof/>
          </w:rPr>
          <w:t>1</w:t>
        </w:r>
      </w:hyperlink>
      <w:r w:rsidR="002A5D79" w:rsidRPr="002A5D79">
        <w:rPr>
          <w:rFonts w:ascii="Times New Roman" w:hAnsi="Times New Roman" w:cs="Times New Roman"/>
          <w:i/>
          <w:noProof/>
        </w:rPr>
        <w:t xml:space="preserve">, </w:t>
      </w:r>
      <w:hyperlink w:anchor="_ENREF_2" w:tooltip="Ramaswamy, 2010 #56" w:history="1">
        <w:r w:rsidR="00AC61BA" w:rsidRPr="002A5D79">
          <w:rPr>
            <w:rFonts w:ascii="Times New Roman" w:hAnsi="Times New Roman" w:cs="Times New Roman"/>
            <w:i/>
            <w:noProof/>
          </w:rPr>
          <w:t>2</w:t>
        </w:r>
      </w:hyperlink>
      <w:r w:rsidR="002A5D79">
        <w:rPr>
          <w:rFonts w:ascii="Times New Roman" w:hAnsi="Times New Roman" w:cs="Times New Roman"/>
          <w:noProof/>
        </w:rPr>
        <w:t>)</w:t>
      </w:r>
      <w:r w:rsidR="00F6241A" w:rsidRPr="00FE11C7">
        <w:rPr>
          <w:rFonts w:ascii="Times New Roman" w:hAnsi="Times New Roman" w:cs="Times New Roman"/>
        </w:rPr>
        <w:fldChar w:fldCharType="end"/>
      </w:r>
      <w:r w:rsidR="00D03054" w:rsidRPr="00FE11C7">
        <w:rPr>
          <w:rFonts w:ascii="Times New Roman" w:hAnsi="Times New Roman" w:cs="Times New Roman"/>
        </w:rPr>
        <w:t xml:space="preserve"> in a diversity of</w:t>
      </w:r>
      <w:r w:rsidR="00F228E2" w:rsidRPr="00FE11C7">
        <w:rPr>
          <w:rFonts w:ascii="Times New Roman" w:hAnsi="Times New Roman" w:cs="Times New Roman"/>
        </w:rPr>
        <w:t xml:space="preserve"> artificial </w:t>
      </w:r>
      <w:r w:rsidR="00F6241A" w:rsidRPr="00FE11C7">
        <w:rPr>
          <w:rFonts w:ascii="Times New Roman" w:hAnsi="Times New Roman" w:cs="Times New Roman"/>
        </w:rPr>
        <w:fldChar w:fldCharType="begin"/>
      </w:r>
      <w:r w:rsidR="00142205">
        <w:rPr>
          <w:rFonts w:ascii="Times New Roman" w:hAnsi="Times New Roman" w:cs="Times New Roman"/>
        </w:rPr>
        <w:instrText xml:space="preserve"> ADDIN EN.CITE &lt;EndNote&gt;&lt;Cite&gt;&lt;Author&gt;Palacci&lt;/Author&gt;&lt;Year&gt;2013&lt;/Year&gt;&lt;RecNum&gt;3&lt;/RecNum&gt;&lt;DisplayText&gt;(&lt;style face="italic"&gt;3&lt;/style&gt;)&lt;/DisplayText&gt;&lt;record&gt;&lt;rec-number&gt;3&lt;/rec-number&gt;&lt;foreign-keys&gt;&lt;key app="EN" db-id="dtazzz9t0aep2fe2apfvdvxvxtzze2s9ds2r" timestamp="1483646219"&gt;3&lt;/key&gt;&lt;/foreign-keys&gt;&lt;ref-type name="Journal Article"&gt;17&lt;/ref-type&gt;&lt;contributors&gt;&lt;authors&gt;&lt;author&gt;Palacci, J.&lt;/author&gt;&lt;author&gt;Sacanna, S.&lt;/author&gt;&lt;author&gt;Steinberg, A. P.&lt;/author&gt;&lt;author&gt;Pine, D. J.&lt;/author&gt;&lt;author&gt;Chaikin, P. M.&lt;/author&gt;&lt;/authors&gt;&lt;/contributors&gt;&lt;titles&gt;&lt;title&gt;Living Crystals of Light-Activated Colloidal Surfers&lt;/title&gt;&lt;secondary-title&gt;Science&lt;/secondary-title&gt;&lt;/titles&gt;&lt;periodical&gt;&lt;full-title&gt;Science&lt;/full-title&gt;&lt;/periodical&gt;&lt;pages&gt;936-940&lt;/pages&gt;&lt;volume&gt;339&lt;/volume&gt;&lt;number&gt;6122&lt;/number&gt;&lt;dates&gt;&lt;year&gt;2013&lt;/year&gt;&lt;pub-dates&gt;&lt;date&gt;2013/01/31&lt;/date&gt;&lt;/pub-dates&gt;&lt;/dates&gt;&lt;publisher&gt;American Association for the Advancement of Science (AAAS)&lt;/publisher&gt;&lt;isbn&gt;0036-8075&amp;#xD;1095-9203&lt;/isbn&gt;&lt;urls&gt;&lt;related-urls&gt;&lt;url&gt;http://dx.doi.org/10.1126/science.1230020&lt;/url&gt;&lt;/related-urls&gt;&lt;/urls&gt;&lt;electronic-resource-num&gt;10.1126/science.1230020&lt;/electronic-resource-num&gt;&lt;/record&gt;&lt;/Cite&gt;&lt;/EndNote&gt;</w:instrText>
      </w:r>
      <w:r w:rsidR="00F6241A" w:rsidRPr="00FE11C7">
        <w:rPr>
          <w:rFonts w:ascii="Times New Roman" w:hAnsi="Times New Roman" w:cs="Times New Roman"/>
        </w:rPr>
        <w:fldChar w:fldCharType="separate"/>
      </w:r>
      <w:r w:rsidR="000B67B6" w:rsidRPr="00FE11C7">
        <w:rPr>
          <w:rFonts w:ascii="Times New Roman" w:hAnsi="Times New Roman" w:cs="Times New Roman"/>
          <w:noProof/>
        </w:rPr>
        <w:t>(</w:t>
      </w:r>
      <w:hyperlink w:anchor="_ENREF_3" w:tooltip="Palacci, 2013 #3" w:history="1">
        <w:r w:rsidR="00AC61BA" w:rsidRPr="00FE11C7">
          <w:rPr>
            <w:rFonts w:ascii="Times New Roman" w:hAnsi="Times New Roman" w:cs="Times New Roman"/>
            <w:i/>
            <w:noProof/>
          </w:rPr>
          <w:t>3</w:t>
        </w:r>
      </w:hyperlink>
      <w:r w:rsidR="000B67B6" w:rsidRPr="00FE11C7">
        <w:rPr>
          <w:rFonts w:ascii="Times New Roman" w:hAnsi="Times New Roman" w:cs="Times New Roman"/>
          <w:noProof/>
        </w:rPr>
        <w:t>)</w:t>
      </w:r>
      <w:r w:rsidR="00F6241A" w:rsidRPr="00FE11C7">
        <w:rPr>
          <w:rFonts w:ascii="Times New Roman" w:hAnsi="Times New Roman" w:cs="Times New Roman"/>
        </w:rPr>
        <w:fldChar w:fldCharType="end"/>
      </w:r>
      <w:r w:rsidR="00F228E2" w:rsidRPr="00FE11C7">
        <w:rPr>
          <w:rFonts w:ascii="Times New Roman" w:hAnsi="Times New Roman" w:cs="Times New Roman"/>
        </w:rPr>
        <w:t xml:space="preserve"> and</w:t>
      </w:r>
      <w:r w:rsidR="004B130D" w:rsidRPr="00FE11C7">
        <w:rPr>
          <w:rFonts w:ascii="Times New Roman" w:hAnsi="Times New Roman" w:cs="Times New Roman"/>
        </w:rPr>
        <w:t xml:space="preserve"> </w:t>
      </w:r>
      <w:r w:rsidR="00424C50" w:rsidRPr="00FE11C7">
        <w:rPr>
          <w:rFonts w:ascii="Times New Roman" w:hAnsi="Times New Roman" w:cs="Times New Roman"/>
        </w:rPr>
        <w:t>living systems</w:t>
      </w:r>
      <w:r w:rsidR="0061275C" w:rsidRPr="00FE11C7">
        <w:rPr>
          <w:rFonts w:ascii="Times New Roman" w:hAnsi="Times New Roman" w:cs="Times New Roman"/>
        </w:rPr>
        <w:t>:</w:t>
      </w:r>
      <w:r w:rsidR="00424C50" w:rsidRPr="00FE11C7">
        <w:rPr>
          <w:rFonts w:ascii="Times New Roman" w:hAnsi="Times New Roman" w:cs="Times New Roman"/>
        </w:rPr>
        <w:t xml:space="preserve"> from</w:t>
      </w:r>
      <w:r w:rsidR="00C842DE" w:rsidRPr="00FE11C7">
        <w:rPr>
          <w:rFonts w:ascii="Times New Roman" w:hAnsi="Times New Roman" w:cs="Times New Roman"/>
        </w:rPr>
        <w:t xml:space="preserve"> </w:t>
      </w:r>
      <w:r w:rsidR="00E024DC">
        <w:rPr>
          <w:rFonts w:ascii="Times New Roman" w:hAnsi="Times New Roman" w:cs="Times New Roman"/>
        </w:rPr>
        <w:t xml:space="preserve">colloidal surfers </w:t>
      </w:r>
      <w:r w:rsidR="00FB6EC8">
        <w:rPr>
          <w:rFonts w:ascii="Times New Roman" w:hAnsi="Times New Roman" w:cs="Times New Roman"/>
        </w:rPr>
        <w:fldChar w:fldCharType="begin"/>
      </w:r>
      <w:r w:rsidR="00FB6EC8">
        <w:rPr>
          <w:rFonts w:ascii="Times New Roman" w:hAnsi="Times New Roman" w:cs="Times New Roman"/>
        </w:rPr>
        <w:instrText xml:space="preserve"> ADDIN EN.CITE &lt;EndNote&gt;&lt;Cite&gt;&lt;Author&gt;Palacci&lt;/Author&gt;&lt;Year&gt;2013&lt;/Year&gt;&lt;RecNum&gt;3&lt;/RecNum&gt;&lt;DisplayText&gt;(&lt;style face="italic"&gt;3&lt;/style&gt;)&lt;/DisplayText&gt;&lt;record&gt;&lt;rec-number&gt;3&lt;/rec-number&gt;&lt;foreign-keys&gt;&lt;key app="EN" db-id="dtazzz9t0aep2fe2apfvdvxvxtzze2s9ds2r" timestamp="1483646219"&gt;3&lt;/key&gt;&lt;/foreign-keys&gt;&lt;ref-type name="Journal Article"&gt;17&lt;/ref-type&gt;&lt;contributors&gt;&lt;authors&gt;&lt;author&gt;Palacci, J.&lt;/author&gt;&lt;author&gt;Sacanna, S.&lt;/author&gt;&lt;author&gt;Steinberg, A. P.&lt;/author&gt;&lt;author&gt;Pine, D. J.&lt;/author&gt;&lt;author&gt;Chaikin, P. M.&lt;/author&gt;&lt;/authors&gt;&lt;/contributors&gt;&lt;titles&gt;&lt;title&gt;Living Crystals of Light-Activated Colloidal Surfers&lt;/title&gt;&lt;secondary-title&gt;Science&lt;/secondary-title&gt;&lt;/titles&gt;&lt;periodical&gt;&lt;full-title&gt;Science&lt;/full-title&gt;&lt;/periodical&gt;&lt;pages&gt;936-940&lt;/pages&gt;&lt;volume&gt;339&lt;/volume&gt;&lt;number&gt;6122&lt;/number&gt;&lt;dates&gt;&lt;year&gt;2013&lt;/year&gt;&lt;pub-dates&gt;&lt;date&gt;2013/01/31&lt;/date&gt;&lt;/pub-dates&gt;&lt;/dates&gt;&lt;publisher&gt;American Association for the Advancement of Science (AAAS)&lt;/publisher&gt;&lt;isbn&gt;0036-8075&amp;#xD;1095-9203&lt;/isbn&gt;&lt;urls&gt;&lt;related-urls&gt;&lt;url&gt;http://dx.doi.org/10.1126/science.1230020&lt;/url&gt;&lt;/related-urls&gt;&lt;/urls&gt;&lt;electronic-resource-num&gt;10.1126/science.1230020&lt;/electronic-resource-num&gt;&lt;/record&gt;&lt;/Cite&gt;&lt;/EndNote&gt;</w:instrText>
      </w:r>
      <w:r w:rsidR="00FB6EC8">
        <w:rPr>
          <w:rFonts w:ascii="Times New Roman" w:hAnsi="Times New Roman" w:cs="Times New Roman"/>
        </w:rPr>
        <w:fldChar w:fldCharType="separate"/>
      </w:r>
      <w:r w:rsidR="00FB6EC8">
        <w:rPr>
          <w:rFonts w:ascii="Times New Roman" w:hAnsi="Times New Roman" w:cs="Times New Roman"/>
          <w:noProof/>
        </w:rPr>
        <w:t>(</w:t>
      </w:r>
      <w:hyperlink w:anchor="_ENREF_3" w:tooltip="Palacci, 2013 #3" w:history="1">
        <w:r w:rsidR="00AC61BA" w:rsidRPr="00FB6EC8">
          <w:rPr>
            <w:rFonts w:ascii="Times New Roman" w:hAnsi="Times New Roman" w:cs="Times New Roman"/>
            <w:i/>
            <w:noProof/>
          </w:rPr>
          <w:t>3</w:t>
        </w:r>
      </w:hyperlink>
      <w:r w:rsidR="00FB6EC8">
        <w:rPr>
          <w:rFonts w:ascii="Times New Roman" w:hAnsi="Times New Roman" w:cs="Times New Roman"/>
          <w:noProof/>
        </w:rPr>
        <w:t>)</w:t>
      </w:r>
      <w:r w:rsidR="00FB6EC8">
        <w:rPr>
          <w:rFonts w:ascii="Times New Roman" w:hAnsi="Times New Roman" w:cs="Times New Roman"/>
        </w:rPr>
        <w:fldChar w:fldCharType="end"/>
      </w:r>
      <w:r w:rsidR="00E91F97">
        <w:rPr>
          <w:rFonts w:ascii="Times New Roman" w:hAnsi="Times New Roman" w:cs="Times New Roman"/>
        </w:rPr>
        <w:t xml:space="preserve"> </w:t>
      </w:r>
      <w:r w:rsidR="00424C50" w:rsidRPr="00FE11C7">
        <w:rPr>
          <w:rFonts w:ascii="Times New Roman" w:hAnsi="Times New Roman" w:cs="Times New Roman"/>
        </w:rPr>
        <w:t xml:space="preserve">to </w:t>
      </w:r>
      <w:r w:rsidR="00633A33" w:rsidRPr="00FE11C7">
        <w:rPr>
          <w:rFonts w:ascii="Times New Roman" w:hAnsi="Times New Roman" w:cs="Times New Roman"/>
        </w:rPr>
        <w:t>organismal collectives</w:t>
      </w:r>
      <w:r w:rsidR="00B2641A">
        <w:rPr>
          <w:rFonts w:ascii="Times New Roman" w:hAnsi="Times New Roman" w:cs="Times New Roman"/>
        </w:rPr>
        <w:t xml:space="preserve"> </w:t>
      </w:r>
      <w:r w:rsidR="00B2641A">
        <w:rPr>
          <w:rFonts w:ascii="Times New Roman" w:hAnsi="Times New Roman" w:cs="Times New Roman"/>
        </w:rPr>
        <w:fldChar w:fldCharType="begin"/>
      </w:r>
      <w:r w:rsidR="00F87024">
        <w:rPr>
          <w:rFonts w:ascii="Times New Roman" w:hAnsi="Times New Roman" w:cs="Times New Roman"/>
        </w:rPr>
        <w:instrText xml:space="preserve"> ADDIN EN.CITE &lt;EndNote&gt;&lt;Cite&gt;&lt;Author&gt;Okubo&lt;/Author&gt;&lt;Year&gt;1986&lt;/Year&gt;&lt;RecNum&gt;7&lt;/RecNum&gt;&lt;DisplayText&gt;(&lt;style face="italic"&gt;4&lt;/style&gt;)&lt;/DisplayText&gt;&lt;record&gt;&lt;rec-number&gt;7&lt;/rec-number&gt;&lt;foreign-keys&gt;&lt;key app="EN" db-id="dtazzz9t0aep2fe2apfvdvxvxtzze2s9ds2r" timestamp="1483646219"&gt;7&lt;/key&gt;&lt;/foreign-keys&gt;&lt;ref-type name="Journal Article"&gt;17&lt;/ref-type&gt;&lt;contributors&gt;&lt;authors&gt;&lt;author&gt;Okubo, A.&lt;/author&gt;&lt;/authors&gt;&lt;/contributors&gt;&lt;titles&gt;&lt;title&gt;Dynamical aspects of animal grouping: Swarms, schools, flocks, and herds&lt;/title&gt;&lt;secondary-title&gt;Advances in Biophysics&lt;/secondary-title&gt;&lt;/titles&gt;&lt;periodical&gt;&lt;full-title&gt;Advances in Biophysics&lt;/full-title&gt;&lt;/periodical&gt;&lt;pages&gt;1-94&lt;/pages&gt;&lt;volume&gt;22&lt;/volume&gt;&lt;dates&gt;&lt;year&gt;1986&lt;/year&gt;&lt;/dates&gt;&lt;publisher&gt;Elsevier BV&lt;/publisher&gt;&lt;isbn&gt;0065-227X&lt;/isbn&gt;&lt;urls&gt;&lt;related-urls&gt;&lt;url&gt;http://dx.doi.org/10.1016/0065-227x(86)90003-1&lt;/url&gt;&lt;/related-urls&gt;&lt;/urls&gt;&lt;electronic-resource-num&gt;10.1016/0065-227x(86)90003-1&lt;/electronic-resource-num&gt;&lt;/record&gt;&lt;/Cite&gt;&lt;/EndNote&gt;</w:instrText>
      </w:r>
      <w:r w:rsidR="00B2641A">
        <w:rPr>
          <w:rFonts w:ascii="Times New Roman" w:hAnsi="Times New Roman" w:cs="Times New Roman"/>
        </w:rPr>
        <w:fldChar w:fldCharType="separate"/>
      </w:r>
      <w:r w:rsidR="00F87024">
        <w:rPr>
          <w:rFonts w:ascii="Times New Roman" w:hAnsi="Times New Roman" w:cs="Times New Roman"/>
          <w:noProof/>
        </w:rPr>
        <w:t>(</w:t>
      </w:r>
      <w:hyperlink w:anchor="_ENREF_4" w:tooltip="Okubo, 1986 #7" w:history="1">
        <w:r w:rsidR="00AC61BA" w:rsidRPr="00F87024">
          <w:rPr>
            <w:rFonts w:ascii="Times New Roman" w:hAnsi="Times New Roman" w:cs="Times New Roman"/>
            <w:i/>
            <w:noProof/>
          </w:rPr>
          <w:t>4</w:t>
        </w:r>
      </w:hyperlink>
      <w:r w:rsidR="00F87024">
        <w:rPr>
          <w:rFonts w:ascii="Times New Roman" w:hAnsi="Times New Roman" w:cs="Times New Roman"/>
          <w:noProof/>
        </w:rPr>
        <w:t>)</w:t>
      </w:r>
      <w:r w:rsidR="00B2641A">
        <w:rPr>
          <w:rFonts w:ascii="Times New Roman" w:hAnsi="Times New Roman" w:cs="Times New Roman"/>
        </w:rPr>
        <w:fldChar w:fldCharType="end"/>
      </w:r>
      <w:r w:rsidR="00424C50" w:rsidRPr="00FE11C7">
        <w:rPr>
          <w:rFonts w:ascii="Times New Roman" w:hAnsi="Times New Roman" w:cs="Times New Roman"/>
        </w:rPr>
        <w:t>.</w:t>
      </w:r>
      <w:r w:rsidR="00633A33" w:rsidRPr="00FE11C7">
        <w:rPr>
          <w:rFonts w:ascii="Times New Roman" w:hAnsi="Times New Roman" w:cs="Times New Roman"/>
        </w:rPr>
        <w:t xml:space="preserve"> </w:t>
      </w:r>
      <w:r w:rsidR="00D03054" w:rsidRPr="00FE11C7">
        <w:rPr>
          <w:rFonts w:ascii="Times New Roman" w:hAnsi="Times New Roman" w:cs="Times New Roman"/>
        </w:rPr>
        <w:t xml:space="preserve"> In many </w:t>
      </w:r>
      <w:r w:rsidR="008178FD" w:rsidRPr="00FE11C7">
        <w:rPr>
          <w:rFonts w:ascii="Times New Roman" w:hAnsi="Times New Roman" w:cs="Times New Roman"/>
        </w:rPr>
        <w:t xml:space="preserve">biological </w:t>
      </w:r>
      <w:r w:rsidR="00D03054" w:rsidRPr="00FE11C7">
        <w:rPr>
          <w:rFonts w:ascii="Times New Roman" w:hAnsi="Times New Roman" w:cs="Times New Roman"/>
        </w:rPr>
        <w:t>systems (e.g.</w:t>
      </w:r>
      <w:r w:rsidR="00AE7C81" w:rsidRPr="00FE11C7">
        <w:rPr>
          <w:rFonts w:ascii="Times New Roman" w:hAnsi="Times New Roman" w:cs="Times New Roman"/>
        </w:rPr>
        <w:t xml:space="preserve"> fish</w:t>
      </w:r>
      <w:r w:rsidR="00D03054" w:rsidRPr="00FE11C7">
        <w:rPr>
          <w:rFonts w:ascii="Times New Roman" w:hAnsi="Times New Roman" w:cs="Times New Roman"/>
        </w:rPr>
        <w:t xml:space="preserve"> schools</w:t>
      </w:r>
      <w:r w:rsidR="00AE7C81" w:rsidRPr="00FE11C7">
        <w:rPr>
          <w:rFonts w:ascii="Times New Roman" w:hAnsi="Times New Roman" w:cs="Times New Roman"/>
        </w:rPr>
        <w:t xml:space="preserve"> </w:t>
      </w:r>
      <w:r w:rsidR="00F6241A" w:rsidRPr="00FE11C7">
        <w:rPr>
          <w:rFonts w:ascii="Times New Roman" w:hAnsi="Times New Roman" w:cs="Times New Roman"/>
        </w:rPr>
        <w:fldChar w:fldCharType="begin"/>
      </w:r>
      <w:r w:rsidR="00F87024">
        <w:rPr>
          <w:rFonts w:ascii="Times New Roman" w:hAnsi="Times New Roman" w:cs="Times New Roman"/>
        </w:rPr>
        <w:instrText xml:space="preserve"> ADDIN EN.CITE &lt;EndNote&gt;&lt;Cite&gt;&lt;Author&gt;Katz&lt;/Author&gt;&lt;Year&gt;2011&lt;/Year&gt;&lt;RecNum&gt;61&lt;/RecNum&gt;&lt;DisplayText&gt;(&lt;style face="italic"&gt;5&lt;/style&gt;)&lt;/DisplayText&gt;&lt;record&gt;&lt;rec-number&gt;61&lt;/rec-number&gt;&lt;foreign-keys&gt;&lt;key app="EN" db-id="dtxr2ax065pz0xewafux2tff2adzxt05zspr"&gt;61&lt;/key&gt;&lt;/foreign-keys&gt;&lt;ref-type name="Journal Article"&gt;17&lt;/ref-type&gt;&lt;contributors&gt;&lt;authors&gt;&lt;author&gt;Katz, Yael&lt;/author&gt;&lt;author&gt;Tunstrom, Kolbjorn&lt;/author&gt;&lt;author&gt;Ioannou, Christos C.&lt;/author&gt;&lt;author&gt;Huepe, Cristian&lt;/author&gt;&lt;author&gt;Couzin, Iain D.&lt;/author&gt;&lt;/authors&gt;&lt;/contributors&gt;&lt;titles&gt;&lt;title&gt;Inferring the structure and dynamics of interactions in schooling fish&lt;/title&gt;&lt;secondary-title&gt;Proceedings of the National Academy of Sciences of the United States of America&lt;/secondary-title&gt;&lt;/titles&gt;&lt;periodical&gt;&lt;full-title&gt;Proceedings of the National Academy of Sciences of the United States of America&lt;/full-title&gt;&lt;/periodical&gt;&lt;pages&gt;18720-18725&lt;/pages&gt;&lt;volume&gt;108&lt;/volume&gt;&lt;number&gt;46&lt;/number&gt;&lt;dates&gt;&lt;year&gt;2011&lt;/year&gt;&lt;pub-dates&gt;&lt;date&gt;Nov 15&lt;/date&gt;&lt;/pub-dates&gt;&lt;/dates&gt;&lt;isbn&gt;0027-8424&lt;/isbn&gt;&lt;accession-num&gt;WOS:000297008900039&lt;/accession-num&gt;&lt;urls&gt;&lt;related-urls&gt;&lt;url&gt;&amp;lt;Go to ISI&amp;gt;://WOS:000297008900039&lt;/url&gt;&lt;/related-urls&gt;&lt;/urls&gt;&lt;electronic-resource-num&gt;10.1073/pnas.1107583108&lt;/electronic-resource-num&gt;&lt;/record&gt;&lt;/Cite&gt;&lt;/EndNote&gt;</w:instrText>
      </w:r>
      <w:r w:rsidR="00F6241A" w:rsidRPr="00FE11C7">
        <w:rPr>
          <w:rFonts w:ascii="Times New Roman" w:hAnsi="Times New Roman" w:cs="Times New Roman"/>
        </w:rPr>
        <w:fldChar w:fldCharType="separate"/>
      </w:r>
      <w:r w:rsidR="00F87024">
        <w:rPr>
          <w:rFonts w:ascii="Times New Roman" w:hAnsi="Times New Roman" w:cs="Times New Roman"/>
          <w:noProof/>
        </w:rPr>
        <w:t>(</w:t>
      </w:r>
      <w:hyperlink w:anchor="_ENREF_5" w:tooltip="Katz, 2011 #61" w:history="1">
        <w:r w:rsidR="00AC61BA" w:rsidRPr="00F87024">
          <w:rPr>
            <w:rFonts w:ascii="Times New Roman" w:hAnsi="Times New Roman" w:cs="Times New Roman"/>
            <w:i/>
            <w:noProof/>
          </w:rPr>
          <w:t>5</w:t>
        </w:r>
      </w:hyperlink>
      <w:r w:rsidR="00F87024">
        <w:rPr>
          <w:rFonts w:ascii="Times New Roman" w:hAnsi="Times New Roman" w:cs="Times New Roman"/>
          <w:noProof/>
        </w:rPr>
        <w:t>)</w:t>
      </w:r>
      <w:r w:rsidR="00F6241A" w:rsidRPr="00FE11C7">
        <w:rPr>
          <w:rFonts w:ascii="Times New Roman" w:hAnsi="Times New Roman" w:cs="Times New Roman"/>
        </w:rPr>
        <w:fldChar w:fldCharType="end"/>
      </w:r>
      <w:r w:rsidR="00B2641A">
        <w:rPr>
          <w:rFonts w:ascii="Times New Roman" w:hAnsi="Times New Roman" w:cs="Times New Roman"/>
        </w:rPr>
        <w:t xml:space="preserve"> or </w:t>
      </w:r>
      <w:r w:rsidR="00AE7C81" w:rsidRPr="00FE11C7">
        <w:rPr>
          <w:rFonts w:ascii="Times New Roman" w:hAnsi="Times New Roman" w:cs="Times New Roman"/>
        </w:rPr>
        <w:t xml:space="preserve">bird flocks </w:t>
      </w:r>
      <w:r w:rsidR="00F6241A" w:rsidRPr="00FE11C7">
        <w:rPr>
          <w:rFonts w:ascii="Times New Roman" w:hAnsi="Times New Roman" w:cs="Times New Roman"/>
        </w:rPr>
        <w:fldChar w:fldCharType="begin"/>
      </w:r>
      <w:r w:rsidR="00F87024">
        <w:rPr>
          <w:rFonts w:ascii="Times New Roman" w:hAnsi="Times New Roman" w:cs="Times New Roman"/>
        </w:rPr>
        <w:instrText xml:space="preserve"> ADDIN EN.CITE &lt;EndNote&gt;&lt;Cite&gt;&lt;Author&gt;Bialek&lt;/Author&gt;&lt;Year&gt;2012&lt;/Year&gt;&lt;RecNum&gt;60&lt;/RecNum&gt;&lt;DisplayText&gt;(&lt;style face="italic"&gt;6&lt;/style&gt;)&lt;/DisplayText&gt;&lt;record&gt;&lt;rec-number&gt;60&lt;/rec-number&gt;&lt;foreign-keys&gt;&lt;key app="EN" db-id="dtxr2ax065pz0xewafux2tff2adzxt05zspr"&gt;60&lt;/key&gt;&lt;/foreign-keys&gt;&lt;ref-type name="Journal Article"&gt;17&lt;/ref-type&gt;&lt;contributors&gt;&lt;authors&gt;&lt;author&gt;Bialek, William&lt;/author&gt;&lt;author&gt;Cavagna, Andrea&lt;/author&gt;&lt;author&gt;Giardina, Irene&lt;/author&gt;&lt;author&gt;Mora, Thierry&lt;/author&gt;&lt;author&gt;Silvestri, Edmondo&lt;/author&gt;&lt;author&gt;Viale, Massimiliano&lt;/author&gt;&lt;author&gt;Walczak, Aleksandra M.&lt;/author&gt;&lt;/authors&gt;&lt;/contributors&gt;&lt;titles&gt;&lt;title&gt;Statistical mechanics for natural flocks of birds&lt;/title&gt;&lt;secondary-title&gt;Proceedings of the National Academy of Sciences of the United States of America&lt;/secondary-title&gt;&lt;/titles&gt;&lt;periodical&gt;&lt;full-title&gt;Proceedings of the National Academy of Sciences of the United States of America&lt;/full-title&gt;&lt;/periodical&gt;&lt;pages&gt;4786-4791&lt;/pages&gt;&lt;volume&gt;109&lt;/volume&gt;&lt;number&gt;13&lt;/number&gt;&lt;dates&gt;&lt;year&gt;2012&lt;/year&gt;&lt;pub-dates&gt;&lt;date&gt;Mar 27&lt;/date&gt;&lt;/pub-dates&gt;&lt;/dates&gt;&lt;isbn&gt;0027-8424&lt;/isbn&gt;&lt;accession-num&gt;WOS:000302164200023&lt;/accession-num&gt;&lt;urls&gt;&lt;related-urls&gt;&lt;url&gt;&amp;lt;Go to ISI&amp;gt;://WOS:000302164200023&lt;/url&gt;&lt;/related-urls&gt;&lt;/urls&gt;&lt;electronic-resource-num&gt;10.1073/pnas.1118633109&lt;/electronic-resource-num&gt;&lt;/record&gt;&lt;/Cite&gt;&lt;/EndNote&gt;</w:instrText>
      </w:r>
      <w:r w:rsidR="00F6241A" w:rsidRPr="00FE11C7">
        <w:rPr>
          <w:rFonts w:ascii="Times New Roman" w:hAnsi="Times New Roman" w:cs="Times New Roman"/>
        </w:rPr>
        <w:fldChar w:fldCharType="separate"/>
      </w:r>
      <w:r w:rsidR="00F87024">
        <w:rPr>
          <w:rFonts w:ascii="Times New Roman" w:hAnsi="Times New Roman" w:cs="Times New Roman"/>
          <w:noProof/>
        </w:rPr>
        <w:t>(</w:t>
      </w:r>
      <w:hyperlink w:anchor="_ENREF_6" w:tooltip="Bialek, 2012 #60" w:history="1">
        <w:r w:rsidR="00AC61BA" w:rsidRPr="00F87024">
          <w:rPr>
            <w:rFonts w:ascii="Times New Roman" w:hAnsi="Times New Roman" w:cs="Times New Roman"/>
            <w:i/>
            <w:noProof/>
          </w:rPr>
          <w:t>6</w:t>
        </w:r>
      </w:hyperlink>
      <w:r w:rsidR="00F87024">
        <w:rPr>
          <w:rFonts w:ascii="Times New Roman" w:hAnsi="Times New Roman" w:cs="Times New Roman"/>
          <w:noProof/>
        </w:rPr>
        <w:t>)</w:t>
      </w:r>
      <w:r w:rsidR="00F6241A" w:rsidRPr="00FE11C7">
        <w:rPr>
          <w:rFonts w:ascii="Times New Roman" w:hAnsi="Times New Roman" w:cs="Times New Roman"/>
        </w:rPr>
        <w:fldChar w:fldCharType="end"/>
      </w:r>
      <w:r w:rsidR="00D03054" w:rsidRPr="00FE11C7">
        <w:rPr>
          <w:rFonts w:ascii="Times New Roman" w:hAnsi="Times New Roman" w:cs="Times New Roman"/>
        </w:rPr>
        <w:t>)</w:t>
      </w:r>
      <w:r w:rsidR="003B5837">
        <w:rPr>
          <w:rFonts w:ascii="Times New Roman" w:hAnsi="Times New Roman" w:cs="Times New Roman"/>
        </w:rPr>
        <w:t>,</w:t>
      </w:r>
      <w:r w:rsidR="00D03054" w:rsidRPr="00FE11C7">
        <w:rPr>
          <w:rFonts w:ascii="Times New Roman" w:hAnsi="Times New Roman" w:cs="Times New Roman"/>
        </w:rPr>
        <w:t xml:space="preserve"> such</w:t>
      </w:r>
      <w:r w:rsidR="00CF461A" w:rsidRPr="00FE11C7">
        <w:rPr>
          <w:rFonts w:ascii="Times New Roman" w:hAnsi="Times New Roman" w:cs="Times New Roman"/>
        </w:rPr>
        <w:t xml:space="preserve"> </w:t>
      </w:r>
      <w:r w:rsidR="00AE7C81" w:rsidRPr="00FE11C7">
        <w:rPr>
          <w:rFonts w:ascii="Times New Roman" w:hAnsi="Times New Roman" w:cs="Times New Roman"/>
        </w:rPr>
        <w:t xml:space="preserve">large scale ordering </w:t>
      </w:r>
      <w:r w:rsidR="001569FC" w:rsidRPr="00FE11C7">
        <w:rPr>
          <w:rFonts w:ascii="Times New Roman" w:hAnsi="Times New Roman" w:cs="Times New Roman"/>
        </w:rPr>
        <w:t>has</w:t>
      </w:r>
      <w:r w:rsidR="00CD3624" w:rsidRPr="00FE11C7">
        <w:rPr>
          <w:rFonts w:ascii="Times New Roman" w:hAnsi="Times New Roman" w:cs="Times New Roman"/>
        </w:rPr>
        <w:t xml:space="preserve"> beneficial</w:t>
      </w:r>
      <w:r w:rsidR="001569FC" w:rsidRPr="00FE11C7">
        <w:rPr>
          <w:rFonts w:ascii="Times New Roman" w:hAnsi="Times New Roman" w:cs="Times New Roman"/>
        </w:rPr>
        <w:t xml:space="preserve"> biological function</w:t>
      </w:r>
      <w:r w:rsidR="008178FD" w:rsidRPr="00FE11C7">
        <w:rPr>
          <w:rFonts w:ascii="Times New Roman" w:hAnsi="Times New Roman" w:cs="Times New Roman"/>
        </w:rPr>
        <w:t>s</w:t>
      </w:r>
      <w:r w:rsidR="00D11D28" w:rsidRPr="00FE11C7">
        <w:rPr>
          <w:rFonts w:ascii="Times New Roman" w:hAnsi="Times New Roman" w:cs="Times New Roman"/>
        </w:rPr>
        <w:t xml:space="preserve"> </w:t>
      </w:r>
      <w:r w:rsidR="00D11D28" w:rsidRPr="00FE11C7">
        <w:rPr>
          <w:rFonts w:ascii="Times New Roman" w:hAnsi="Times New Roman" w:cs="Times New Roman"/>
        </w:rPr>
        <w:fldChar w:fldCharType="begin">
          <w:fldData xml:space="preserve">PEVuZE5vdGU+PENpdGU+PEF1dGhvcj5DYXZhZ25hPC9BdXRob3I+PFllYXI+MjAxMDwvWWVhcj48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</w:fldData>
        </w:fldChar>
      </w:r>
      <w:r w:rsidR="00F87024">
        <w:rPr>
          <w:rFonts w:ascii="Times New Roman" w:hAnsi="Times New Roman" w:cs="Times New Roman"/>
        </w:rPr>
        <w:instrText xml:space="preserve"> ADDIN EN.CITE </w:instrText>
      </w:r>
      <w:r w:rsidR="00F87024">
        <w:rPr>
          <w:rFonts w:ascii="Times New Roman" w:hAnsi="Times New Roman" w:cs="Times New Roman"/>
        </w:rPr>
        <w:fldChar w:fldCharType="begin">
          <w:fldData xml:space="preserve">PEVuZE5vdGU+PENpdGU+PEF1dGhvcj5DYXZhZ25hPC9BdXRob3I+PFllYXI+MjAxMDwvWWVhcj48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</w:fldData>
        </w:fldChar>
      </w:r>
      <w:r w:rsidR="00F87024">
        <w:rPr>
          <w:rFonts w:ascii="Times New Roman" w:hAnsi="Times New Roman" w:cs="Times New Roman"/>
        </w:rPr>
        <w:instrText xml:space="preserve"> ADDIN EN.CITE.DATA </w:instrText>
      </w:r>
      <w:r w:rsidR="00F87024">
        <w:rPr>
          <w:rFonts w:ascii="Times New Roman" w:hAnsi="Times New Roman" w:cs="Times New Roman"/>
        </w:rPr>
      </w:r>
      <w:r w:rsidR="00F87024">
        <w:rPr>
          <w:rFonts w:ascii="Times New Roman" w:hAnsi="Times New Roman" w:cs="Times New Roman"/>
        </w:rPr>
        <w:fldChar w:fldCharType="end"/>
      </w:r>
      <w:r w:rsidR="00D11D28" w:rsidRPr="00FE11C7">
        <w:rPr>
          <w:rFonts w:ascii="Times New Roman" w:hAnsi="Times New Roman" w:cs="Times New Roman"/>
        </w:rPr>
      </w:r>
      <w:r w:rsidR="00D11D28" w:rsidRPr="00FE11C7">
        <w:rPr>
          <w:rFonts w:ascii="Times New Roman" w:hAnsi="Times New Roman" w:cs="Times New Roman"/>
        </w:rPr>
        <w:fldChar w:fldCharType="separate"/>
      </w:r>
      <w:r w:rsidR="00F87024">
        <w:rPr>
          <w:rFonts w:ascii="Times New Roman" w:hAnsi="Times New Roman" w:cs="Times New Roman"/>
          <w:noProof/>
        </w:rPr>
        <w:t>(</w:t>
      </w:r>
      <w:hyperlink w:anchor="_ENREF_7" w:tooltip="Cavagna, 2010 #4633" w:history="1">
        <w:r w:rsidR="00AC61BA" w:rsidRPr="00F87024">
          <w:rPr>
            <w:rFonts w:ascii="Times New Roman" w:hAnsi="Times New Roman" w:cs="Times New Roman"/>
            <w:i/>
            <w:noProof/>
          </w:rPr>
          <w:t>7</w:t>
        </w:r>
      </w:hyperlink>
      <w:r w:rsidR="00F87024" w:rsidRPr="00F87024">
        <w:rPr>
          <w:rFonts w:ascii="Times New Roman" w:hAnsi="Times New Roman" w:cs="Times New Roman"/>
          <w:i/>
          <w:noProof/>
        </w:rPr>
        <w:t xml:space="preserve">, </w:t>
      </w:r>
      <w:hyperlink w:anchor="_ENREF_8" w:tooltip="Ballerini, 2008 #10" w:history="1">
        <w:r w:rsidR="00AC61BA" w:rsidRPr="00F87024">
          <w:rPr>
            <w:rFonts w:ascii="Times New Roman" w:hAnsi="Times New Roman" w:cs="Times New Roman"/>
            <w:i/>
            <w:noProof/>
          </w:rPr>
          <w:t>8</w:t>
        </w:r>
      </w:hyperlink>
      <w:r w:rsidR="00F87024">
        <w:rPr>
          <w:rFonts w:ascii="Times New Roman" w:hAnsi="Times New Roman" w:cs="Times New Roman"/>
          <w:noProof/>
        </w:rPr>
        <w:t>)</w:t>
      </w:r>
      <w:r w:rsidR="00D11D28" w:rsidRPr="00FE11C7">
        <w:rPr>
          <w:rFonts w:ascii="Times New Roman" w:hAnsi="Times New Roman" w:cs="Times New Roman"/>
        </w:rPr>
        <w:fldChar w:fldCharType="end"/>
      </w:r>
      <w:r w:rsidR="00280467">
        <w:rPr>
          <w:rFonts w:ascii="Times New Roman" w:hAnsi="Times New Roman" w:cs="Times New Roman"/>
        </w:rPr>
        <w:t>.</w:t>
      </w:r>
      <w:r w:rsidR="00D11D28" w:rsidRPr="00FE11C7">
        <w:rPr>
          <w:rFonts w:ascii="Times New Roman" w:hAnsi="Times New Roman" w:cs="Times New Roman"/>
        </w:rPr>
        <w:t xml:space="preserve"> </w:t>
      </w:r>
      <w:r w:rsidR="000B7E29" w:rsidRPr="00FE11C7">
        <w:rPr>
          <w:rFonts w:ascii="Times New Roman" w:hAnsi="Times New Roman" w:cs="Times New Roman"/>
        </w:rPr>
        <w:t>For example</w:t>
      </w:r>
      <w:r w:rsidR="004A7342" w:rsidRPr="00FE11C7">
        <w:rPr>
          <w:rFonts w:ascii="Times New Roman" w:hAnsi="Times New Roman" w:cs="Times New Roman"/>
        </w:rPr>
        <w:t>,</w:t>
      </w:r>
      <w:r w:rsidR="000B7E29" w:rsidRPr="00FE11C7">
        <w:rPr>
          <w:rFonts w:ascii="Times New Roman" w:hAnsi="Times New Roman" w:cs="Times New Roman"/>
        </w:rPr>
        <w:t xml:space="preserve"> </w:t>
      </w:r>
      <w:r w:rsidR="007102FE" w:rsidRPr="00FE11C7">
        <w:rPr>
          <w:rFonts w:ascii="Times New Roman" w:hAnsi="Times New Roman" w:cs="Times New Roman"/>
        </w:rPr>
        <w:t xml:space="preserve">schooling behavior in fish is associated with defense </w:t>
      </w:r>
      <w:r w:rsidR="00053A1F" w:rsidRPr="00FE11C7">
        <w:rPr>
          <w:rFonts w:ascii="Times New Roman" w:hAnsi="Times New Roman" w:cs="Times New Roman"/>
        </w:rPr>
        <w:t xml:space="preserve">against predators </w:t>
      </w:r>
      <w:r w:rsidR="007102FE" w:rsidRPr="00FE11C7">
        <w:rPr>
          <w:rFonts w:ascii="Times New Roman" w:hAnsi="Times New Roman" w:cs="Times New Roman"/>
        </w:rPr>
        <w:t xml:space="preserve">and </w:t>
      </w:r>
      <w:r w:rsidR="00053A1F" w:rsidRPr="00FE11C7">
        <w:rPr>
          <w:rFonts w:ascii="Times New Roman" w:hAnsi="Times New Roman" w:cs="Times New Roman"/>
        </w:rPr>
        <w:t>foraging success</w:t>
      </w:r>
      <w:r w:rsidR="004A7342" w:rsidRPr="00FE11C7">
        <w:rPr>
          <w:rFonts w:ascii="Times New Roman" w:hAnsi="Times New Roman" w:cs="Times New Roman"/>
        </w:rPr>
        <w:t xml:space="preserve">, while clusters </w:t>
      </w:r>
      <w:r w:rsidR="009B5EB6" w:rsidRPr="00FE11C7">
        <w:rPr>
          <w:rFonts w:ascii="Times New Roman" w:hAnsi="Times New Roman" w:cs="Times New Roman"/>
        </w:rPr>
        <w:t xml:space="preserve">of bacteria </w:t>
      </w:r>
      <w:r w:rsidR="004A7342" w:rsidRPr="00FE11C7">
        <w:rPr>
          <w:rFonts w:ascii="Times New Roman" w:hAnsi="Times New Roman" w:cs="Times New Roman"/>
        </w:rPr>
        <w:t xml:space="preserve">exhibit </w:t>
      </w:r>
      <w:r w:rsidR="00053A1F" w:rsidRPr="00FE11C7">
        <w:rPr>
          <w:rFonts w:ascii="Times New Roman" w:hAnsi="Times New Roman" w:cs="Times New Roman"/>
        </w:rPr>
        <w:t>quorum-sensing</w:t>
      </w:r>
      <w:r w:rsidR="00E91F97">
        <w:rPr>
          <w:rFonts w:ascii="Times New Roman" w:hAnsi="Times New Roman" w:cs="Times New Roman"/>
        </w:rPr>
        <w:t>,</w:t>
      </w:r>
      <w:r w:rsidR="00053A1F" w:rsidRPr="00FE11C7">
        <w:rPr>
          <w:rFonts w:ascii="Times New Roman" w:hAnsi="Times New Roman" w:cs="Times New Roman"/>
        </w:rPr>
        <w:t xml:space="preserve"> promoting migration or </w:t>
      </w:r>
      <w:r w:rsidR="00C94804">
        <w:rPr>
          <w:rFonts w:ascii="Times New Roman" w:hAnsi="Times New Roman" w:cs="Times New Roman"/>
        </w:rPr>
        <w:t>the development</w:t>
      </w:r>
      <w:r w:rsidR="009B5EB6" w:rsidRPr="00FE11C7">
        <w:rPr>
          <w:rFonts w:ascii="Times New Roman" w:hAnsi="Times New Roman" w:cs="Times New Roman"/>
        </w:rPr>
        <w:t xml:space="preserve"> of new growth modes.</w:t>
      </w:r>
      <w:r w:rsidR="00D11D28" w:rsidRPr="00FE11C7">
        <w:rPr>
          <w:rFonts w:ascii="Times New Roman" w:hAnsi="Times New Roman" w:cs="Times New Roman"/>
        </w:rPr>
        <w:t xml:space="preserve"> </w:t>
      </w:r>
    </w:p>
    <w:p w14:paraId="7EABAA28" w14:textId="77777777" w:rsidR="00D11D28" w:rsidRPr="00FE11C7" w:rsidRDefault="00D11D28" w:rsidP="00DC5300">
      <w:pPr>
        <w:pStyle w:val="Default"/>
        <w:jc w:val="both"/>
        <w:rPr>
          <w:rFonts w:ascii="Times New Roman" w:hAnsi="Times New Roman" w:cs="Times New Roman"/>
        </w:rPr>
      </w:pPr>
    </w:p>
    <w:p w14:paraId="1AABB665" w14:textId="11C137FE" w:rsidR="005F5459" w:rsidRPr="00FE11C7" w:rsidRDefault="00C94804" w:rsidP="00847918">
      <w:pPr>
        <w:pStyle w:val="Default"/>
        <w:jc w:val="both"/>
        <w:rPr>
          <w:rFonts w:ascii="Times New Roman" w:hAnsi="Times New Roman" w:cs="Times New Roman"/>
        </w:rPr>
      </w:pPr>
      <w:r>
        <w:rPr>
          <w:rFonts w:ascii="Times New Roman" w:hAnsi="Times New Roman" w:cs="Times New Roman"/>
        </w:rPr>
        <w:t>However, s</w:t>
      </w:r>
      <w:r w:rsidR="00A35353" w:rsidRPr="00FE11C7">
        <w:rPr>
          <w:rFonts w:ascii="Times New Roman" w:hAnsi="Times New Roman" w:cs="Times New Roman"/>
        </w:rPr>
        <w:t>t</w:t>
      </w:r>
      <w:r w:rsidR="000B7E29" w:rsidRPr="00FE11C7">
        <w:rPr>
          <w:rFonts w:ascii="Times New Roman" w:hAnsi="Times New Roman" w:cs="Times New Roman"/>
        </w:rPr>
        <w:t xml:space="preserve">ructure formation </w:t>
      </w:r>
      <w:r w:rsidR="00CF1CF8" w:rsidRPr="00FE11C7">
        <w:rPr>
          <w:rFonts w:ascii="Times New Roman" w:hAnsi="Times New Roman" w:cs="Times New Roman"/>
        </w:rPr>
        <w:t xml:space="preserve">in active matter systems </w:t>
      </w:r>
      <w:r w:rsidR="008C3A75" w:rsidRPr="00FE11C7">
        <w:rPr>
          <w:rFonts w:ascii="Times New Roman" w:hAnsi="Times New Roman" w:cs="Times New Roman"/>
        </w:rPr>
        <w:t>can also have deleterious consequences</w:t>
      </w:r>
      <w:r w:rsidR="00CD300C" w:rsidRPr="00FE11C7">
        <w:rPr>
          <w:rFonts w:ascii="Times New Roman" w:hAnsi="Times New Roman" w:cs="Times New Roman"/>
        </w:rPr>
        <w:t>, particularly i</w:t>
      </w:r>
      <w:r w:rsidR="002E45ED" w:rsidRPr="00FE11C7">
        <w:rPr>
          <w:rFonts w:ascii="Times New Roman" w:hAnsi="Times New Roman" w:cs="Times New Roman"/>
        </w:rPr>
        <w:t xml:space="preserve">n confined </w:t>
      </w:r>
      <w:r w:rsidR="00CF1CF8" w:rsidRPr="00FE11C7">
        <w:rPr>
          <w:rFonts w:ascii="Times New Roman" w:hAnsi="Times New Roman" w:cs="Times New Roman"/>
        </w:rPr>
        <w:t xml:space="preserve">systems like </w:t>
      </w:r>
      <w:r w:rsidR="002E45ED" w:rsidRPr="00FE11C7">
        <w:rPr>
          <w:rFonts w:ascii="Times New Roman" w:hAnsi="Times New Roman" w:cs="Times New Roman"/>
        </w:rPr>
        <w:t>pedestrian/vehicular traffic</w:t>
      </w:r>
      <w:r w:rsidR="0042152B" w:rsidRPr="00FE11C7">
        <w:rPr>
          <w:rFonts w:ascii="Times New Roman" w:hAnsi="Times New Roman" w:cs="Times New Roman"/>
        </w:rPr>
        <w:t xml:space="preserve"> jams</w:t>
      </w:r>
      <w:r w:rsidR="00B2641A">
        <w:rPr>
          <w:rFonts w:ascii="Times New Roman" w:hAnsi="Times New Roman" w:cs="Times New Roman"/>
        </w:rPr>
        <w:t xml:space="preserve"> </w:t>
      </w:r>
      <w:r w:rsidR="00B2641A">
        <w:rPr>
          <w:rFonts w:ascii="Times New Roman" w:hAnsi="Times New Roman" w:cs="Times New Roman"/>
        </w:rPr>
        <w:fldChar w:fldCharType="begin"/>
      </w:r>
      <w:r w:rsidR="00F87024">
        <w:rPr>
          <w:rFonts w:ascii="Times New Roman" w:hAnsi="Times New Roman" w:cs="Times New Roman"/>
        </w:rPr>
        <w:instrText xml:space="preserve"> ADDIN EN.CITE &lt;EndNote&gt;&lt;Cite&gt;&lt;Author&gt;Helbing&lt;/Author&gt;&lt;Year&gt;2001&lt;/Year&gt;&lt;RecNum&gt;11&lt;/RecNum&gt;&lt;DisplayText&gt;(&lt;style face="italic"&gt;9&lt;/style&gt;)&lt;/DisplayText&gt;&lt;record&gt;&lt;rec-number&gt;11&lt;/rec-number&gt;&lt;foreign-keys&gt;&lt;key app="EN" db-id="dtazzz9t0aep2fe2apfvdvxvxtzze2s9ds2r" timestamp="1483646219"&gt;11&lt;/key&gt;&lt;/foreign-keys&gt;&lt;ref-type name="Journal Article"&gt;17&lt;/ref-type&gt;&lt;contributors&gt;&lt;authors&gt;&lt;author&gt;Helbing, Dirk&lt;/author&gt;&lt;/authors&gt;&lt;/contributors&gt;&lt;titles&gt;&lt;title&gt;Traffic and related self-driven many-particle systems&lt;/title&gt;&lt;secondary-title&gt;Reviews of Modern Physics&lt;/secondary-title&gt;&lt;/titles&gt;&lt;periodical&gt;&lt;full-title&gt;Reviews of Modern Physics&lt;/full-title&gt;&lt;/periodical&gt;&lt;pages&gt;1067-1141&lt;/pages&gt;&lt;volume&gt;73&lt;/volume&gt;&lt;number&gt;4&lt;/number&gt;&lt;dates&gt;&lt;year&gt;2001&lt;/year&gt;&lt;pub-dates&gt;&lt;date&gt;2001/12/07&lt;/date&gt;&lt;/pub-dates&gt;&lt;/dates&gt;&lt;publisher&gt;American Physical Society (APS)&lt;/publisher&gt;&lt;isbn&gt;0034-6861&amp;#xD;1539-0756&lt;/isbn&gt;&lt;urls&gt;&lt;related-urls&gt;&lt;url&gt;http://dx.doi.org/10.1103/revmodphys.73.1067&lt;/url&gt;&lt;/related-urls&gt;&lt;/urls&gt;&lt;electronic-resource-num&gt;10.1103/revmodphys.73.1067&lt;/electronic-resource-num&gt;&lt;/record&gt;&lt;/Cite&gt;&lt;/EndNote&gt;</w:instrText>
      </w:r>
      <w:r w:rsidR="00B2641A">
        <w:rPr>
          <w:rFonts w:ascii="Times New Roman" w:hAnsi="Times New Roman" w:cs="Times New Roman"/>
        </w:rPr>
        <w:fldChar w:fldCharType="separate"/>
      </w:r>
      <w:r w:rsidR="00F87024">
        <w:rPr>
          <w:rFonts w:ascii="Times New Roman" w:hAnsi="Times New Roman" w:cs="Times New Roman"/>
          <w:noProof/>
        </w:rPr>
        <w:t>(</w:t>
      </w:r>
      <w:hyperlink w:anchor="_ENREF_9" w:tooltip="Helbing, 2001 #11" w:history="1">
        <w:r w:rsidR="00AC61BA" w:rsidRPr="00F87024">
          <w:rPr>
            <w:rFonts w:ascii="Times New Roman" w:hAnsi="Times New Roman" w:cs="Times New Roman"/>
            <w:i/>
            <w:noProof/>
          </w:rPr>
          <w:t>9</w:t>
        </w:r>
      </w:hyperlink>
      <w:r w:rsidR="00F87024">
        <w:rPr>
          <w:rFonts w:ascii="Times New Roman" w:hAnsi="Times New Roman" w:cs="Times New Roman"/>
          <w:noProof/>
        </w:rPr>
        <w:t>)</w:t>
      </w:r>
      <w:r w:rsidR="00B2641A">
        <w:rPr>
          <w:rFonts w:ascii="Times New Roman" w:hAnsi="Times New Roman" w:cs="Times New Roman"/>
        </w:rPr>
        <w:fldChar w:fldCharType="end"/>
      </w:r>
      <w:r w:rsidR="002E45ED" w:rsidRPr="00FE11C7">
        <w:rPr>
          <w:rFonts w:ascii="Times New Roman" w:hAnsi="Times New Roman" w:cs="Times New Roman"/>
        </w:rPr>
        <w:t xml:space="preserve">, </w:t>
      </w:r>
      <w:r w:rsidR="00E024DC">
        <w:rPr>
          <w:rFonts w:ascii="Times New Roman" w:hAnsi="Times New Roman" w:cs="Times New Roman"/>
        </w:rPr>
        <w:t xml:space="preserve">competing </w:t>
      </w:r>
      <w:r w:rsidR="002E45ED" w:rsidRPr="00FE11C7">
        <w:rPr>
          <w:rFonts w:ascii="Times New Roman" w:hAnsi="Times New Roman" w:cs="Times New Roman"/>
        </w:rPr>
        <w:t>bacteria</w:t>
      </w:r>
      <w:r w:rsidR="00CD300C" w:rsidRPr="00FE11C7">
        <w:rPr>
          <w:rFonts w:ascii="Times New Roman" w:hAnsi="Times New Roman" w:cs="Times New Roman"/>
        </w:rPr>
        <w:t xml:space="preserve"> </w:t>
      </w:r>
      <w:r w:rsidR="00280467">
        <w:rPr>
          <w:rFonts w:ascii="Times New Roman" w:hAnsi="Times New Roman" w:cs="Times New Roman"/>
        </w:rPr>
        <w:t>biofilms</w:t>
      </w:r>
      <w:r w:rsidR="00F939D9">
        <w:rPr>
          <w:rFonts w:ascii="Times New Roman" w:hAnsi="Times New Roman" w:cs="Times New Roman"/>
        </w:rPr>
        <w:t xml:space="preserve"> </w:t>
      </w:r>
      <w:r w:rsidR="00F939D9">
        <w:rPr>
          <w:rFonts w:ascii="Times New Roman" w:hAnsi="Times New Roman" w:cs="Times New Roman"/>
        </w:rPr>
        <w:fldChar w:fldCharType="begin"/>
      </w:r>
      <w:r w:rsidR="00F87024">
        <w:rPr>
          <w:rFonts w:ascii="Times New Roman" w:hAnsi="Times New Roman" w:cs="Times New Roman"/>
        </w:rPr>
        <w:instrText xml:space="preserve"> ADDIN EN.CITE &lt;EndNote&gt;&lt;Cite&gt;&lt;Author&gt;Darnton&lt;/Author&gt;&lt;Year&gt;2010&lt;/Year&gt;&lt;RecNum&gt;12&lt;/RecNum&gt;&lt;DisplayText&gt;(&lt;style face="italic"&gt;10&lt;/style&gt;)&lt;/DisplayText&gt;&lt;record&gt;&lt;rec-number&gt;12&lt;/rec-number&gt;&lt;foreign-keys&gt;&lt;key app="EN" db-id="dtazzz9t0aep2fe2apfvdvxvxtzze2s9ds2r" timestamp="1483646219"&gt;12&lt;/key&gt;&lt;/foreign-keys&gt;&lt;ref-type name="Journal Article"&gt;17&lt;/ref-type&gt;&lt;contributors&gt;&lt;authors&gt;&lt;author&gt;Darnton, Nicholas C.&lt;/author&gt;&lt;author&gt;Turner, Linda&lt;/author&gt;&lt;author&gt;Rojevsky, Svetlana&lt;/author&gt;&lt;author&gt;Berg, Howard C.&lt;/author&gt;&lt;/authors&gt;&lt;/contributors&gt;&lt;titles&gt;&lt;title&gt;Dynamics of Bacterial Swarming&lt;/title&gt;&lt;secondary-title&gt;Biophysical Journal&lt;/secondary-title&gt;&lt;/titles&gt;&lt;periodical&gt;&lt;full-title&gt;Biophysical Journal&lt;/full-title&gt;&lt;/periodical&gt;&lt;pages&gt;2082-2090&lt;/pages&gt;&lt;volume&gt;98&lt;/volume&gt;&lt;number&gt;10&lt;/number&gt;&lt;dates&gt;&lt;year&gt;2010&lt;/year&gt;&lt;pub-dates&gt;&lt;date&gt;2010/05&lt;/date&gt;&lt;/pub-dates&gt;&lt;/dates&gt;&lt;publisher&gt;Elsevier BV&lt;/publisher&gt;&lt;isbn&gt;0006-3495&lt;/isbn&gt;&lt;urls&gt;&lt;related-urls&gt;&lt;url&gt;http://dx.doi.org/10.1016/j.bpj.2010.01.053&lt;/url&gt;&lt;/related-urls&gt;&lt;/urls&gt;&lt;electronic-resource-num&gt;10.1016/j.bpj.2010.01.053&lt;/electronic-resource-num&gt;&lt;/record&gt;&lt;/Cite&gt;&lt;/EndNote&gt;</w:instrText>
      </w:r>
      <w:r w:rsidR="00F939D9">
        <w:rPr>
          <w:rFonts w:ascii="Times New Roman" w:hAnsi="Times New Roman" w:cs="Times New Roman"/>
        </w:rPr>
        <w:fldChar w:fldCharType="separate"/>
      </w:r>
      <w:r w:rsidR="00F87024">
        <w:rPr>
          <w:rFonts w:ascii="Times New Roman" w:hAnsi="Times New Roman" w:cs="Times New Roman"/>
          <w:noProof/>
        </w:rPr>
        <w:t>(</w:t>
      </w:r>
      <w:hyperlink w:anchor="_ENREF_10" w:tooltip="Darnton, 2010 #12" w:history="1">
        <w:r w:rsidR="00AC61BA" w:rsidRPr="00F87024">
          <w:rPr>
            <w:rFonts w:ascii="Times New Roman" w:hAnsi="Times New Roman" w:cs="Times New Roman"/>
            <w:i/>
            <w:noProof/>
          </w:rPr>
          <w:t>10</w:t>
        </w:r>
      </w:hyperlink>
      <w:r w:rsidR="00F87024">
        <w:rPr>
          <w:rFonts w:ascii="Times New Roman" w:hAnsi="Times New Roman" w:cs="Times New Roman"/>
          <w:noProof/>
        </w:rPr>
        <w:t>)</w:t>
      </w:r>
      <w:r w:rsidR="00F939D9">
        <w:rPr>
          <w:rFonts w:ascii="Times New Roman" w:hAnsi="Times New Roman" w:cs="Times New Roman"/>
        </w:rPr>
        <w:fldChar w:fldCharType="end"/>
      </w:r>
      <w:r w:rsidR="002E45ED" w:rsidRPr="00FE11C7">
        <w:rPr>
          <w:rFonts w:ascii="Times New Roman" w:hAnsi="Times New Roman" w:cs="Times New Roman"/>
        </w:rPr>
        <w:t xml:space="preserve">, </w:t>
      </w:r>
      <w:r w:rsidR="00E024DC">
        <w:rPr>
          <w:rFonts w:ascii="Times New Roman" w:hAnsi="Times New Roman" w:cs="Times New Roman"/>
        </w:rPr>
        <w:t>high density cell migration</w:t>
      </w:r>
      <w:r w:rsidR="00F939D9">
        <w:rPr>
          <w:rFonts w:ascii="Times New Roman" w:hAnsi="Times New Roman" w:cs="Times New Roman"/>
        </w:rPr>
        <w:t xml:space="preserve"> </w:t>
      </w:r>
      <w:r w:rsidR="00F939D9">
        <w:rPr>
          <w:rFonts w:ascii="Times New Roman" w:hAnsi="Times New Roman" w:cs="Times New Roman"/>
        </w:rPr>
        <w:fldChar w:fldCharType="begin"/>
      </w:r>
      <w:r w:rsidR="00F87024">
        <w:rPr>
          <w:rFonts w:ascii="Times New Roman" w:hAnsi="Times New Roman" w:cs="Times New Roman"/>
        </w:rPr>
        <w:instrText xml:space="preserve"> ADDIN EN.CITE &lt;EndNote&gt;&lt;Cite&gt;&lt;Author&gt;Méhes&lt;/Author&gt;&lt;Year&gt;2014&lt;/Year&gt;&lt;RecNum&gt;13&lt;/RecNum&gt;&lt;DisplayText&gt;(&lt;style face="italic"&gt;11&lt;/style&gt;)&lt;/DisplayText&gt;&lt;record&gt;&lt;rec-number&gt;13&lt;/rec-number&gt;&lt;foreign-keys&gt;&lt;key app="EN" db-id="dtazzz9t0aep2fe2apfvdvxvxtzze2s9ds2r" timestamp="1483646219"&gt;13&lt;/key&gt;&lt;/foreign-keys&gt;&lt;ref-type name="Journal Article"&gt;17&lt;/ref-type&gt;&lt;contributors&gt;&lt;authors&gt;&lt;author&gt;Méhes, Előd&lt;/author&gt;&lt;author&gt;Vicsek, Tamás&lt;/author&gt;&lt;/authors&gt;&lt;/contributors&gt;&lt;titles&gt;&lt;title&gt;Collective motion of cells: from experiments to models&lt;/title&gt;&lt;secondary-title&gt;Integr. Biol.&lt;/secondary-title&gt;&lt;/titles&gt;&lt;periodical&gt;&lt;full-title&gt;Integr. Biol.&lt;/full-title&gt;&lt;/periodical&gt;&lt;pages&gt;831-854&lt;/pages&gt;&lt;volume&gt;6&lt;/volume&gt;&lt;number&gt;9&lt;/number&gt;&lt;dates&gt;&lt;year&gt;2014&lt;/year&gt;&lt;pub-dates&gt;&lt;date&gt;2014/07/08&lt;/date&gt;&lt;/pub-dates&gt;&lt;/dates&gt;&lt;publisher&gt;Royal Society of Chemistry (RSC)&lt;/publisher&gt;&lt;isbn&gt;1757-9694&amp;#xD;1757-9708&lt;/isbn&gt;&lt;urls&gt;&lt;related-urls&gt;&lt;url&gt;http://dx.doi.org/10.1039/c4ib00115j&lt;/url&gt;&lt;/related-urls&gt;&lt;/urls&gt;&lt;electronic-resource-num&gt;10.1039/c4ib00115j&lt;/electronic-resource-num&gt;&lt;/record&gt;&lt;/Cite&gt;&lt;/EndNote&gt;</w:instrText>
      </w:r>
      <w:r w:rsidR="00F939D9">
        <w:rPr>
          <w:rFonts w:ascii="Times New Roman" w:hAnsi="Times New Roman" w:cs="Times New Roman"/>
        </w:rPr>
        <w:fldChar w:fldCharType="separate"/>
      </w:r>
      <w:r w:rsidR="00F87024">
        <w:rPr>
          <w:rFonts w:ascii="Times New Roman" w:hAnsi="Times New Roman" w:cs="Times New Roman"/>
          <w:noProof/>
        </w:rPr>
        <w:t>(</w:t>
      </w:r>
      <w:hyperlink w:anchor="_ENREF_11" w:tooltip="Méhes, 2014 #13" w:history="1">
        <w:r w:rsidR="00AC61BA" w:rsidRPr="00F87024">
          <w:rPr>
            <w:rFonts w:ascii="Times New Roman" w:hAnsi="Times New Roman" w:cs="Times New Roman"/>
            <w:i/>
            <w:noProof/>
          </w:rPr>
          <w:t>11</w:t>
        </w:r>
      </w:hyperlink>
      <w:r w:rsidR="00F87024">
        <w:rPr>
          <w:rFonts w:ascii="Times New Roman" w:hAnsi="Times New Roman" w:cs="Times New Roman"/>
          <w:noProof/>
        </w:rPr>
        <w:t>)</w:t>
      </w:r>
      <w:r w:rsidR="00F939D9">
        <w:rPr>
          <w:rFonts w:ascii="Times New Roman" w:hAnsi="Times New Roman" w:cs="Times New Roman"/>
        </w:rPr>
        <w:fldChar w:fldCharType="end"/>
      </w:r>
      <w:r w:rsidR="004C51E1" w:rsidRPr="00FE11C7">
        <w:rPr>
          <w:rFonts w:ascii="Times New Roman" w:hAnsi="Times New Roman" w:cs="Times New Roman"/>
        </w:rPr>
        <w:t xml:space="preserve">, </w:t>
      </w:r>
      <w:r w:rsidR="00280467">
        <w:rPr>
          <w:rFonts w:ascii="Times New Roman" w:hAnsi="Times New Roman" w:cs="Times New Roman"/>
        </w:rPr>
        <w:t>jammed herds</w:t>
      </w:r>
      <w:r w:rsidR="00F939D9">
        <w:rPr>
          <w:rFonts w:ascii="Times New Roman" w:hAnsi="Times New Roman" w:cs="Times New Roman"/>
        </w:rPr>
        <w:t xml:space="preserve"> </w:t>
      </w:r>
      <w:r w:rsidR="00F939D9">
        <w:rPr>
          <w:rFonts w:ascii="Times New Roman" w:hAnsi="Times New Roman" w:cs="Times New Roman"/>
        </w:rPr>
        <w:fldChar w:fldCharType="begin"/>
      </w:r>
      <w:r w:rsidR="00F87024">
        <w:rPr>
          <w:rFonts w:ascii="Times New Roman" w:hAnsi="Times New Roman" w:cs="Times New Roman"/>
        </w:rPr>
        <w:instrText xml:space="preserve"> ADDIN EN.CITE &lt;EndNote&gt;&lt;Cite&gt;&lt;Author&gt;Garcimartín&lt;/Author&gt;&lt;Year&gt;2015&lt;/Year&gt;&lt;RecNum&gt;14&lt;/RecNum&gt;&lt;DisplayText&gt;(&lt;style face="italic"&gt;12&lt;/style&gt;)&lt;/DisplayText&gt;&lt;record&gt;&lt;rec-number&gt;14&lt;/rec-number&gt;&lt;foreign-keys&gt;&lt;key app="EN" db-id="dtazzz9t0aep2fe2apfvdvxvxtzze2s9ds2r" timestamp="1483646219"&gt;14&lt;/key&gt;&lt;/foreign-keys&gt;&lt;ref-type name="Journal Article"&gt;17&lt;/ref-type&gt;&lt;contributors&gt;&lt;authors&gt;&lt;author&gt;Garcimartín, A.&lt;/author&gt;&lt;author&gt;Pastor, J. M.&lt;/author&gt;&lt;author&gt;Ferrer, L. M.&lt;/author&gt;&lt;author&gt;Ramos, J. J.&lt;/author&gt;&lt;author&gt;Martín-Gómez, C.&lt;/author&gt;&lt;author&gt;Zuriguel, I.&lt;/author&gt;&lt;/authors&gt;&lt;/contributors&gt;&lt;titles&gt;&lt;title&gt;Flow and clogging of a sheep herd passing through a bottleneck&lt;/title&gt;&lt;secondary-title&gt;Physical Review E&lt;/secondary-title&gt;&lt;/titles&gt;&lt;periodical&gt;&lt;full-title&gt;Physical Review E&lt;/full-title&gt;&lt;/periodical&gt;&lt;volume&gt;91&lt;/volume&gt;&lt;number&gt;2&lt;/number&gt;&lt;dates&gt;&lt;year&gt;2015&lt;/year&gt;&lt;pub-dates&gt;&lt;date&gt;2015/02/17&lt;/date&gt;&lt;/pub-dates&gt;&lt;/dates&gt;&lt;publisher&gt;American Physical Society (APS)&lt;/publisher&gt;&lt;isbn&gt;1539-3755&amp;#xD;1550-2376&lt;/isbn&gt;&lt;urls&gt;&lt;related-urls&gt;&lt;url&gt;http://dx.doi.org/10.1103/physreve.91.022808&lt;/url&gt;&lt;/related-urls&gt;&lt;/urls&gt;&lt;electronic-resource-num&gt;10.1103/physreve.91.022808&lt;/electronic-resource-num&gt;&lt;/record&gt;&lt;/Cite&gt;&lt;/EndNote&gt;</w:instrText>
      </w:r>
      <w:r w:rsidR="00F939D9">
        <w:rPr>
          <w:rFonts w:ascii="Times New Roman" w:hAnsi="Times New Roman" w:cs="Times New Roman"/>
        </w:rPr>
        <w:fldChar w:fldCharType="separate"/>
      </w:r>
      <w:r w:rsidR="00F87024">
        <w:rPr>
          <w:rFonts w:ascii="Times New Roman" w:hAnsi="Times New Roman" w:cs="Times New Roman"/>
          <w:noProof/>
        </w:rPr>
        <w:t>(</w:t>
      </w:r>
      <w:hyperlink w:anchor="_ENREF_12" w:tooltip="Garcimartín, 2015 #14" w:history="1">
        <w:r w:rsidR="00AC61BA" w:rsidRPr="00F87024">
          <w:rPr>
            <w:rFonts w:ascii="Times New Roman" w:hAnsi="Times New Roman" w:cs="Times New Roman"/>
            <w:i/>
            <w:noProof/>
          </w:rPr>
          <w:t>12</w:t>
        </w:r>
      </w:hyperlink>
      <w:r w:rsidR="00F87024">
        <w:rPr>
          <w:rFonts w:ascii="Times New Roman" w:hAnsi="Times New Roman" w:cs="Times New Roman"/>
          <w:noProof/>
        </w:rPr>
        <w:t>)</w:t>
      </w:r>
      <w:r w:rsidR="00F939D9">
        <w:rPr>
          <w:rFonts w:ascii="Times New Roman" w:hAnsi="Times New Roman" w:cs="Times New Roman"/>
        </w:rPr>
        <w:fldChar w:fldCharType="end"/>
      </w:r>
      <w:r w:rsidR="00383EE6">
        <w:rPr>
          <w:rFonts w:ascii="Times New Roman" w:hAnsi="Times New Roman" w:cs="Times New Roman"/>
        </w:rPr>
        <w:t xml:space="preserve">, </w:t>
      </w:r>
      <w:r w:rsidR="003728AA">
        <w:rPr>
          <w:rFonts w:ascii="Times New Roman" w:hAnsi="Times New Roman" w:cs="Times New Roman"/>
        </w:rPr>
        <w:t xml:space="preserve">ROBOTS </w:t>
      </w:r>
      <w:r w:rsidR="00A141C9">
        <w:rPr>
          <w:rFonts w:ascii="Times New Roman" w:hAnsi="Times New Roman" w:cs="Times New Roman"/>
        </w:rPr>
        <w:t xml:space="preserve">CITE </w:t>
      </w:r>
      <w:r w:rsidR="003728AA">
        <w:rPr>
          <w:rFonts w:ascii="Times New Roman" w:hAnsi="Times New Roman" w:cs="Times New Roman"/>
        </w:rPr>
        <w:t xml:space="preserve">MATARIC </w:t>
      </w:r>
      <w:r w:rsidR="00383EE6">
        <w:rPr>
          <w:rFonts w:ascii="Times New Roman" w:hAnsi="Times New Roman" w:cs="Times New Roman"/>
        </w:rPr>
        <w:t>and</w:t>
      </w:r>
      <w:r w:rsidR="00654BB1" w:rsidRPr="00FE11C7">
        <w:rPr>
          <w:rFonts w:ascii="Times New Roman" w:hAnsi="Times New Roman" w:cs="Times New Roman"/>
        </w:rPr>
        <w:t xml:space="preserve"> </w:t>
      </w:r>
      <w:r w:rsidR="00EC7269">
        <w:rPr>
          <w:rFonts w:ascii="Times New Roman" w:hAnsi="Times New Roman" w:cs="Times New Roman"/>
        </w:rPr>
        <w:t xml:space="preserve">confined </w:t>
      </w:r>
      <w:r w:rsidR="00654BB1" w:rsidRPr="00FE11C7">
        <w:rPr>
          <w:rFonts w:ascii="Times New Roman" w:hAnsi="Times New Roman" w:cs="Times New Roman"/>
        </w:rPr>
        <w:t>systems</w:t>
      </w:r>
      <w:r w:rsidR="00630127" w:rsidRPr="00FE11C7">
        <w:rPr>
          <w:rFonts w:ascii="Times New Roman" w:hAnsi="Times New Roman" w:cs="Times New Roman"/>
        </w:rPr>
        <w:t xml:space="preserve"> where flow</w:t>
      </w:r>
      <w:r w:rsidR="005E3AB9" w:rsidRPr="00FE11C7">
        <w:rPr>
          <w:rFonts w:ascii="Times New Roman" w:hAnsi="Times New Roman" w:cs="Times New Roman"/>
        </w:rPr>
        <w:t xml:space="preserve"> </w:t>
      </w:r>
      <w:r w:rsidR="00630127" w:rsidRPr="00FE11C7">
        <w:rPr>
          <w:rFonts w:ascii="Times New Roman" w:hAnsi="Times New Roman" w:cs="Times New Roman"/>
        </w:rPr>
        <w:t xml:space="preserve">rate is </w:t>
      </w:r>
      <w:r w:rsidR="00D70486" w:rsidRPr="00FE11C7">
        <w:rPr>
          <w:rFonts w:ascii="Times New Roman" w:hAnsi="Times New Roman" w:cs="Times New Roman"/>
        </w:rPr>
        <w:t xml:space="preserve">vital </w:t>
      </w:r>
      <w:r w:rsidR="00630127" w:rsidRPr="00FE11C7">
        <w:rPr>
          <w:rFonts w:ascii="Times New Roman" w:hAnsi="Times New Roman" w:cs="Times New Roman"/>
        </w:rPr>
        <w:t>for proper colony function</w:t>
      </w:r>
      <w:r w:rsidR="00CD300C" w:rsidRPr="00FE11C7">
        <w:rPr>
          <w:rFonts w:ascii="Times New Roman" w:hAnsi="Times New Roman" w:cs="Times New Roman"/>
        </w:rPr>
        <w:t xml:space="preserve">. </w:t>
      </w:r>
      <w:r w:rsidR="00C7767D" w:rsidRPr="00FE11C7">
        <w:rPr>
          <w:rFonts w:ascii="Times New Roman" w:hAnsi="Times New Roman" w:cs="Times New Roman"/>
        </w:rPr>
        <w:t>In these situations</w:t>
      </w:r>
      <w:r w:rsidR="0042445E" w:rsidRPr="00FE11C7">
        <w:rPr>
          <w:rFonts w:ascii="Times New Roman" w:hAnsi="Times New Roman" w:cs="Times New Roman"/>
        </w:rPr>
        <w:t xml:space="preserve">, </w:t>
      </w:r>
      <w:r w:rsidR="00612D0D" w:rsidRPr="00FE11C7">
        <w:rPr>
          <w:rFonts w:ascii="Times New Roman" w:hAnsi="Times New Roman" w:cs="Times New Roman"/>
        </w:rPr>
        <w:t xml:space="preserve">cluster formation may </w:t>
      </w:r>
      <w:r w:rsidR="0081249E" w:rsidRPr="00FE11C7">
        <w:rPr>
          <w:rFonts w:ascii="Times New Roman" w:hAnsi="Times New Roman" w:cs="Times New Roman"/>
        </w:rPr>
        <w:t>lead to</w:t>
      </w:r>
      <w:r w:rsidR="00CF1CF8" w:rsidRPr="00FE11C7">
        <w:rPr>
          <w:rFonts w:ascii="Times New Roman" w:hAnsi="Times New Roman" w:cs="Times New Roman"/>
        </w:rPr>
        <w:t xml:space="preserve"> </w:t>
      </w:r>
      <w:r w:rsidR="006C233A">
        <w:rPr>
          <w:rFonts w:ascii="Times New Roman" w:hAnsi="Times New Roman" w:cs="Times New Roman"/>
        </w:rPr>
        <w:t>clogging,</w:t>
      </w:r>
      <w:r w:rsidR="003B5837">
        <w:rPr>
          <w:rFonts w:ascii="Times New Roman" w:hAnsi="Times New Roman" w:cs="Times New Roman"/>
        </w:rPr>
        <w:t xml:space="preserve"> preventing</w:t>
      </w:r>
      <w:r w:rsidR="00CD300C" w:rsidRPr="00FE11C7">
        <w:rPr>
          <w:rFonts w:ascii="Times New Roman" w:hAnsi="Times New Roman" w:cs="Times New Roman"/>
        </w:rPr>
        <w:t xml:space="preserve"> </w:t>
      </w:r>
      <w:r w:rsidR="00CF1CF8" w:rsidRPr="00FE11C7">
        <w:rPr>
          <w:rFonts w:ascii="Times New Roman" w:hAnsi="Times New Roman" w:cs="Times New Roman"/>
        </w:rPr>
        <w:t>task</w:t>
      </w:r>
      <w:r w:rsidR="008178FD" w:rsidRPr="00FE11C7">
        <w:rPr>
          <w:rFonts w:ascii="Times New Roman" w:hAnsi="Times New Roman" w:cs="Times New Roman"/>
        </w:rPr>
        <w:t xml:space="preserve"> </w:t>
      </w:r>
      <w:r w:rsidR="003B5837">
        <w:rPr>
          <w:rFonts w:ascii="Times New Roman" w:hAnsi="Times New Roman" w:cs="Times New Roman"/>
        </w:rPr>
        <w:t xml:space="preserve">completion </w:t>
      </w:r>
      <w:r w:rsidR="008178FD" w:rsidRPr="00FE11C7">
        <w:rPr>
          <w:rFonts w:ascii="Times New Roman" w:hAnsi="Times New Roman" w:cs="Times New Roman"/>
        </w:rPr>
        <w:t>or leading to substantial failure of the system</w:t>
      </w:r>
      <w:r w:rsidR="002E45ED" w:rsidRPr="00FE11C7">
        <w:rPr>
          <w:rFonts w:ascii="Times New Roman" w:hAnsi="Times New Roman" w:cs="Times New Roman"/>
        </w:rPr>
        <w:t>.</w:t>
      </w:r>
      <w:r w:rsidR="005F5459" w:rsidRPr="00FE11C7">
        <w:rPr>
          <w:rFonts w:ascii="Times New Roman" w:hAnsi="Times New Roman" w:cs="Times New Roman"/>
        </w:rPr>
        <w:t xml:space="preserve">  </w:t>
      </w:r>
    </w:p>
    <w:p w14:paraId="48810FE4" w14:textId="77777777" w:rsidR="005F5459" w:rsidRPr="00FE11C7" w:rsidRDefault="005F5459" w:rsidP="00847918">
      <w:pPr>
        <w:pStyle w:val="Default"/>
        <w:jc w:val="both"/>
        <w:rPr>
          <w:rFonts w:ascii="Times New Roman" w:hAnsi="Times New Roman" w:cs="Times New Roman"/>
        </w:rPr>
      </w:pPr>
    </w:p>
    <w:p w14:paraId="20425482" w14:textId="753A8358" w:rsidR="00383EE6" w:rsidRDefault="00CF4585" w:rsidP="00FB5EAD">
      <w:pPr>
        <w:pStyle w:val="Default"/>
        <w:jc w:val="both"/>
        <w:rPr>
          <w:rFonts w:ascii="Times New Roman" w:hAnsi="Times New Roman" w:cs="Times New Roman"/>
        </w:rPr>
      </w:pPr>
      <w:r w:rsidRPr="0097495E">
        <w:rPr>
          <w:rFonts w:ascii="Times New Roman" w:hAnsi="Times New Roman" w:cs="Times New Roman"/>
          <w:highlight w:val="yellow"/>
        </w:rPr>
        <w:t>MAKE ABOUT ROBOT WORK:</w:t>
      </w:r>
      <w:r>
        <w:rPr>
          <w:rFonts w:ascii="Times New Roman" w:hAnsi="Times New Roman" w:cs="Times New Roman"/>
        </w:rPr>
        <w:t xml:space="preserve"> </w:t>
      </w:r>
      <w:r w:rsidR="001D1ED4" w:rsidRPr="00FE11C7">
        <w:rPr>
          <w:rFonts w:ascii="Times New Roman" w:hAnsi="Times New Roman" w:cs="Times New Roman"/>
        </w:rPr>
        <w:t>W</w:t>
      </w:r>
      <w:r w:rsidR="00272F93" w:rsidRPr="00FE11C7">
        <w:rPr>
          <w:rFonts w:ascii="Times New Roman" w:hAnsi="Times New Roman" w:cs="Times New Roman"/>
        </w:rPr>
        <w:t xml:space="preserve">e </w:t>
      </w:r>
      <w:r w:rsidR="00C94804">
        <w:rPr>
          <w:rFonts w:ascii="Times New Roman" w:hAnsi="Times New Roman" w:cs="Times New Roman"/>
        </w:rPr>
        <w:t>studied</w:t>
      </w:r>
      <w:r w:rsidR="00272F93" w:rsidRPr="00FE11C7">
        <w:rPr>
          <w:rFonts w:ascii="Times New Roman" w:hAnsi="Times New Roman" w:cs="Times New Roman"/>
        </w:rPr>
        <w:t xml:space="preserve"> </w:t>
      </w:r>
      <w:r w:rsidR="002C3C92" w:rsidRPr="00FE11C7">
        <w:rPr>
          <w:rFonts w:ascii="Times New Roman" w:hAnsi="Times New Roman" w:cs="Times New Roman"/>
        </w:rPr>
        <w:t xml:space="preserve">how </w:t>
      </w:r>
      <w:r w:rsidR="00451DCD" w:rsidRPr="00FE11C7">
        <w:rPr>
          <w:rFonts w:ascii="Times New Roman" w:hAnsi="Times New Roman" w:cs="Times New Roman"/>
        </w:rPr>
        <w:t>clogs</w:t>
      </w:r>
      <w:r w:rsidR="00F44FF1" w:rsidRPr="00FE11C7">
        <w:rPr>
          <w:rFonts w:ascii="Times New Roman" w:hAnsi="Times New Roman" w:cs="Times New Roman"/>
        </w:rPr>
        <w:t xml:space="preserve"> can be</w:t>
      </w:r>
      <w:r w:rsidR="00262283" w:rsidRPr="00FE11C7">
        <w:rPr>
          <w:rFonts w:ascii="Times New Roman" w:hAnsi="Times New Roman" w:cs="Times New Roman"/>
        </w:rPr>
        <w:t xml:space="preserve"> </w:t>
      </w:r>
      <w:r w:rsidR="00933E77" w:rsidRPr="00FE11C7">
        <w:rPr>
          <w:rFonts w:ascii="Times New Roman" w:hAnsi="Times New Roman" w:cs="Times New Roman"/>
        </w:rPr>
        <w:t>mitigated</w:t>
      </w:r>
      <w:r w:rsidR="00262283" w:rsidRPr="00FE11C7">
        <w:rPr>
          <w:rFonts w:ascii="Times New Roman" w:hAnsi="Times New Roman" w:cs="Times New Roman"/>
        </w:rPr>
        <w:t xml:space="preserve"> or managed</w:t>
      </w:r>
      <w:r w:rsidR="00933E77" w:rsidRPr="00FE11C7">
        <w:rPr>
          <w:rFonts w:ascii="Times New Roman" w:hAnsi="Times New Roman" w:cs="Times New Roman"/>
        </w:rPr>
        <w:t xml:space="preserve"> </w:t>
      </w:r>
      <w:r w:rsidR="00DC61FA" w:rsidRPr="00FE11C7">
        <w:rPr>
          <w:rFonts w:ascii="Times New Roman" w:hAnsi="Times New Roman" w:cs="Times New Roman"/>
        </w:rPr>
        <w:t>in</w:t>
      </w:r>
      <w:r w:rsidR="00C94804">
        <w:rPr>
          <w:rFonts w:ascii="Times New Roman" w:hAnsi="Times New Roman" w:cs="Times New Roman"/>
        </w:rPr>
        <w:t xml:space="preserve"> </w:t>
      </w:r>
      <w:r w:rsidR="00E468E8" w:rsidRPr="004C10AC">
        <w:rPr>
          <w:rFonts w:ascii="Times New Roman" w:hAnsi="Times New Roman" w:cs="Times New Roman"/>
        </w:rPr>
        <w:t>“task oriented” active matter—systems</w:t>
      </w:r>
      <w:r w:rsidR="00E468E8" w:rsidRPr="00FE11C7">
        <w:rPr>
          <w:rFonts w:ascii="Times New Roman" w:hAnsi="Times New Roman" w:cs="Times New Roman"/>
        </w:rPr>
        <w:t xml:space="preserve"> </w:t>
      </w:r>
      <w:r w:rsidR="007C298C" w:rsidRPr="00FE11C7">
        <w:rPr>
          <w:rFonts w:ascii="Times New Roman" w:hAnsi="Times New Roman" w:cs="Times New Roman"/>
        </w:rPr>
        <w:t>composed of</w:t>
      </w:r>
      <w:r w:rsidR="00DC5300" w:rsidRPr="00FE11C7">
        <w:rPr>
          <w:rFonts w:ascii="Times New Roman" w:hAnsi="Times New Roman" w:cs="Times New Roman"/>
        </w:rPr>
        <w:t xml:space="preserve"> </w:t>
      </w:r>
      <w:r w:rsidR="00215304" w:rsidRPr="00FE11C7">
        <w:rPr>
          <w:rFonts w:ascii="Times New Roman" w:hAnsi="Times New Roman" w:cs="Times New Roman"/>
        </w:rPr>
        <w:t>elements</w:t>
      </w:r>
      <w:r w:rsidR="002108B7">
        <w:rPr>
          <w:rFonts w:ascii="Times New Roman" w:hAnsi="Times New Roman" w:cs="Times New Roman"/>
        </w:rPr>
        <w:t xml:space="preserve"> </w:t>
      </w:r>
      <w:r w:rsidR="003D506D" w:rsidRPr="00FE11C7">
        <w:rPr>
          <w:rFonts w:ascii="Times New Roman" w:hAnsi="Times New Roman" w:cs="Times New Roman"/>
        </w:rPr>
        <w:t xml:space="preserve">which </w:t>
      </w:r>
      <w:r w:rsidR="000539E0" w:rsidRPr="00FE11C7">
        <w:rPr>
          <w:rFonts w:ascii="Times New Roman" w:hAnsi="Times New Roman" w:cs="Times New Roman"/>
        </w:rPr>
        <w:t>must</w:t>
      </w:r>
      <w:r w:rsidR="00215304" w:rsidRPr="00FE11C7">
        <w:rPr>
          <w:rFonts w:ascii="Times New Roman" w:hAnsi="Times New Roman" w:cs="Times New Roman"/>
        </w:rPr>
        <w:t xml:space="preserve"> work together</w:t>
      </w:r>
      <w:r w:rsidR="00FD456C" w:rsidRPr="00FE11C7">
        <w:rPr>
          <w:rFonts w:ascii="Times New Roman" w:hAnsi="Times New Roman" w:cs="Times New Roman"/>
        </w:rPr>
        <w:t xml:space="preserve"> to perform</w:t>
      </w:r>
      <w:r w:rsidR="00486B2B" w:rsidRPr="00FE11C7">
        <w:rPr>
          <w:rFonts w:ascii="Times New Roman" w:hAnsi="Times New Roman" w:cs="Times New Roman"/>
        </w:rPr>
        <w:t xml:space="preserve"> a</w:t>
      </w:r>
      <w:r w:rsidR="00FD456C" w:rsidRPr="00FE11C7">
        <w:rPr>
          <w:rFonts w:ascii="Times New Roman" w:hAnsi="Times New Roman" w:cs="Times New Roman"/>
        </w:rPr>
        <w:t xml:space="preserve"> task</w:t>
      </w:r>
      <w:r w:rsidR="00A22C05" w:rsidRPr="00FE11C7">
        <w:rPr>
          <w:rFonts w:ascii="Times New Roman" w:hAnsi="Times New Roman" w:cs="Times New Roman"/>
        </w:rPr>
        <w:t xml:space="preserve"> without central </w:t>
      </w:r>
      <w:r w:rsidR="00C03C0A">
        <w:rPr>
          <w:rFonts w:ascii="Times New Roman" w:hAnsi="Times New Roman" w:cs="Times New Roman"/>
        </w:rPr>
        <w:t>coordination</w:t>
      </w:r>
      <w:r w:rsidR="00DC5300" w:rsidRPr="00FE11C7">
        <w:rPr>
          <w:rFonts w:ascii="Times New Roman" w:hAnsi="Times New Roman" w:cs="Times New Roman"/>
        </w:rPr>
        <w:t xml:space="preserve">. </w:t>
      </w:r>
      <w:r w:rsidR="00CE4501">
        <w:rPr>
          <w:rFonts w:ascii="Times New Roman" w:hAnsi="Times New Roman" w:cs="Times New Roman"/>
        </w:rPr>
        <w:t>For example, c</w:t>
      </w:r>
      <w:r w:rsidR="00757D96">
        <w:rPr>
          <w:rFonts w:ascii="Times New Roman" w:hAnsi="Times New Roman" w:cs="Times New Roman"/>
        </w:rPr>
        <w:t xml:space="preserve">logs </w:t>
      </w:r>
      <w:r w:rsidR="003461A1">
        <w:rPr>
          <w:rFonts w:ascii="Times New Roman" w:hAnsi="Times New Roman" w:cs="Times New Roman"/>
        </w:rPr>
        <w:t xml:space="preserve">can </w:t>
      </w:r>
      <w:r w:rsidR="00383EE6">
        <w:rPr>
          <w:rFonts w:ascii="Times New Roman" w:hAnsi="Times New Roman" w:cs="Times New Roman"/>
        </w:rPr>
        <w:t>form</w:t>
      </w:r>
      <w:r w:rsidR="003461A1">
        <w:rPr>
          <w:rFonts w:ascii="Times New Roman" w:hAnsi="Times New Roman" w:cs="Times New Roman"/>
        </w:rPr>
        <w:t xml:space="preserve"> in biological systems like soil excavating ants and robot teams </w:t>
      </w:r>
      <w:r w:rsidR="00142205" w:rsidRPr="00142205">
        <w:rPr>
          <w:rFonts w:ascii="Times New Roman" w:hAnsi="Times New Roman" w:cs="Times New Roman"/>
        </w:rPr>
        <w:fldChar w:fldCharType="begin">
          <w:fldData xml:space="preserve">PEVuZE5vdGU+PENpdGU+PEF1dGhvcj5ZYXNoIE11bGdhb25rYXI8L0F1dGhvcj48WWVhcj4yMDE3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</w:fldData>
        </w:fldChar>
      </w:r>
      <w:r w:rsidR="00F87024">
        <w:rPr>
          <w:rFonts w:ascii="Times New Roman" w:hAnsi="Times New Roman" w:cs="Times New Roman"/>
        </w:rPr>
        <w:instrText xml:space="preserve"> ADDIN EN.CITE </w:instrText>
      </w:r>
      <w:r w:rsidR="00F87024">
        <w:rPr>
          <w:rFonts w:ascii="Times New Roman" w:hAnsi="Times New Roman" w:cs="Times New Roman"/>
        </w:rPr>
        <w:fldChar w:fldCharType="begin">
          <w:fldData xml:space="preserve">PEVuZE5vdGU+PENpdGU+PEF1dGhvcj5ZYXNoIE11bGdhb25rYXI8L0F1dGhvcj48WWVhcj4yMDE3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</w:fldData>
        </w:fldChar>
      </w:r>
      <w:r w:rsidR="00F87024">
        <w:rPr>
          <w:rFonts w:ascii="Times New Roman" w:hAnsi="Times New Roman" w:cs="Times New Roman"/>
        </w:rPr>
        <w:instrText xml:space="preserve"> ADDIN EN.CITE.DATA </w:instrText>
      </w:r>
      <w:r w:rsidR="00F87024">
        <w:rPr>
          <w:rFonts w:ascii="Times New Roman" w:hAnsi="Times New Roman" w:cs="Times New Roman"/>
        </w:rPr>
      </w:r>
      <w:r w:rsidR="00F87024">
        <w:rPr>
          <w:rFonts w:ascii="Times New Roman" w:hAnsi="Times New Roman" w:cs="Times New Roman"/>
        </w:rPr>
        <w:fldChar w:fldCharType="end"/>
      </w:r>
      <w:r w:rsidR="00142205" w:rsidRPr="00142205">
        <w:rPr>
          <w:rFonts w:ascii="Times New Roman" w:hAnsi="Times New Roman" w:cs="Times New Roman"/>
        </w:rPr>
      </w:r>
      <w:r w:rsidR="00142205" w:rsidRPr="00142205">
        <w:rPr>
          <w:rFonts w:ascii="Times New Roman" w:hAnsi="Times New Roman" w:cs="Times New Roman"/>
        </w:rPr>
        <w:fldChar w:fldCharType="separate"/>
      </w:r>
      <w:r w:rsidR="00F87024">
        <w:rPr>
          <w:rFonts w:ascii="Times New Roman" w:hAnsi="Times New Roman" w:cs="Times New Roman"/>
          <w:noProof/>
        </w:rPr>
        <w:t>(</w:t>
      </w:r>
      <w:hyperlink w:anchor="_ENREF_13" w:tooltip="Yash Mulgaonkar, 2017 #47" w:history="1">
        <w:r w:rsidR="00AC61BA" w:rsidRPr="00F87024">
          <w:rPr>
            <w:rFonts w:ascii="Times New Roman" w:hAnsi="Times New Roman" w:cs="Times New Roman"/>
            <w:i/>
            <w:noProof/>
          </w:rPr>
          <w:t>13-16</w:t>
        </w:r>
      </w:hyperlink>
      <w:r w:rsidR="00F87024">
        <w:rPr>
          <w:rFonts w:ascii="Times New Roman" w:hAnsi="Times New Roman" w:cs="Times New Roman"/>
          <w:noProof/>
        </w:rPr>
        <w:t>)</w:t>
      </w:r>
      <w:r w:rsidR="00142205" w:rsidRPr="00142205">
        <w:rPr>
          <w:rFonts w:ascii="Times New Roman" w:hAnsi="Times New Roman" w:cs="Times New Roman"/>
        </w:rPr>
        <w:fldChar w:fldCharType="end"/>
      </w:r>
      <w:r w:rsidR="00383EE6">
        <w:rPr>
          <w:rFonts w:ascii="Times New Roman" w:hAnsi="Times New Roman" w:cs="Times New Roman"/>
        </w:rPr>
        <w:t xml:space="preserve"> which</w:t>
      </w:r>
      <w:r w:rsidR="003461A1">
        <w:rPr>
          <w:rFonts w:ascii="Times New Roman" w:hAnsi="Times New Roman" w:cs="Times New Roman"/>
        </w:rPr>
        <w:t xml:space="preserve"> work in crowded, confined environments (Fig</w:t>
      </w:r>
      <w:r w:rsidR="006C233A">
        <w:rPr>
          <w:rFonts w:ascii="Times New Roman" w:hAnsi="Times New Roman" w:cs="Times New Roman"/>
        </w:rPr>
        <w:t>.</w:t>
      </w:r>
      <w:r w:rsidR="003461A1">
        <w:rPr>
          <w:rFonts w:ascii="Times New Roman" w:hAnsi="Times New Roman" w:cs="Times New Roman"/>
        </w:rPr>
        <w:t xml:space="preserve"> 1).</w:t>
      </w:r>
      <w:r w:rsidR="0096526F">
        <w:rPr>
          <w:rFonts w:ascii="Times New Roman" w:hAnsi="Times New Roman" w:cs="Times New Roman"/>
        </w:rPr>
        <w:t xml:space="preserve"> </w:t>
      </w:r>
      <w:r w:rsidR="00084DCC">
        <w:rPr>
          <w:rFonts w:ascii="Times New Roman" w:hAnsi="Times New Roman" w:cs="Times New Roman"/>
        </w:rPr>
        <w:t xml:space="preserve">Some of the best examples come from ant and robot studies. </w:t>
      </w:r>
      <w:commentRangeStart w:id="2"/>
      <w:r w:rsidR="002A5D79">
        <w:rPr>
          <w:rFonts w:ascii="Times New Roman" w:hAnsi="Times New Roman" w:cs="Times New Roman"/>
        </w:rPr>
        <w:t xml:space="preserve">While robotic swarms </w:t>
      </w:r>
      <w:r w:rsidR="002A5D79">
        <w:rPr>
          <w:rFonts w:ascii="Times New Roman" w:hAnsi="Times New Roman" w:cs="Times New Roman"/>
        </w:rPr>
        <w:fldChar w:fldCharType="begin"/>
      </w:r>
      <w:r w:rsidR="00F87024">
        <w:rPr>
          <w:rFonts w:ascii="Times New Roman" w:hAnsi="Times New Roman" w:cs="Times New Roman"/>
        </w:rPr>
        <w:instrText xml:space="preserve"> ADDIN EN.CITE &lt;EndNote&gt;&lt;Cite&gt;&lt;Author&gt;Giomi&lt;/Author&gt;&lt;Year&gt;2013&lt;/Year&gt;&lt;RecNum&gt;56&lt;/RecNum&gt;&lt;DisplayText&gt;(&lt;style face="italic"&gt;16&lt;/style&gt;)&lt;/DisplayText&gt;&lt;record&gt;&lt;rec-number&gt;56&lt;/rec-number&gt;&lt;foreign-keys&gt;&lt;key app="EN" db-id="dtazzz9t0aep2fe2apfvdvxvxtzze2s9ds2r" timestamp="1483761364"&gt;56&lt;/key&gt;&lt;/foreign-keys&gt;&lt;ref-type name="Conference Proceedings"&gt;10&lt;/ref-type&gt;&lt;contributors&gt;&lt;authors&gt;&lt;author&gt;Giomi, L&lt;/author&gt;&lt;author&gt;Hawley-Weld, N&lt;/author&gt;&lt;author&gt;Mahadevan, L&lt;/author&gt;&lt;/authors&gt;&lt;/contributors&gt;&lt;titles&gt;&lt;title&gt;Swarming, swirling and stasis in sequestered bristle-bots&lt;/title&gt;&lt;secondary-title&gt;Proc. R. Soc. A&lt;/secondary-title&gt;&lt;/titles&gt;&lt;pages&gt;20120637&lt;/pages&gt;&lt;volume&gt;469&lt;/volume&gt;&lt;number&gt;2151&lt;/number&gt;&lt;dates&gt;&lt;year&gt;2013&lt;/year&gt;&lt;/dates&gt;&lt;publisher&gt;The Royal Society&lt;/publisher&gt;&lt;isbn&gt;1364-5021&lt;/isbn&gt;&lt;urls&gt;&lt;/urls&gt;&lt;/record&gt;&lt;/Cite&gt;&lt;/EndNote&gt;</w:instrText>
      </w:r>
      <w:r w:rsidR="002A5D79">
        <w:rPr>
          <w:rFonts w:ascii="Times New Roman" w:hAnsi="Times New Roman" w:cs="Times New Roman"/>
        </w:rPr>
        <w:fldChar w:fldCharType="separate"/>
      </w:r>
      <w:r w:rsidR="00F87024">
        <w:rPr>
          <w:rFonts w:ascii="Times New Roman" w:hAnsi="Times New Roman" w:cs="Times New Roman"/>
          <w:noProof/>
        </w:rPr>
        <w:t>(</w:t>
      </w:r>
      <w:hyperlink w:anchor="_ENREF_16" w:tooltip="Giomi, 2013 #56" w:history="1">
        <w:r w:rsidR="00AC61BA" w:rsidRPr="00F87024">
          <w:rPr>
            <w:rFonts w:ascii="Times New Roman" w:hAnsi="Times New Roman" w:cs="Times New Roman"/>
            <w:i/>
            <w:noProof/>
          </w:rPr>
          <w:t>16</w:t>
        </w:r>
      </w:hyperlink>
      <w:r w:rsidR="00F87024">
        <w:rPr>
          <w:rFonts w:ascii="Times New Roman" w:hAnsi="Times New Roman" w:cs="Times New Roman"/>
          <w:noProof/>
        </w:rPr>
        <w:t>)</w:t>
      </w:r>
      <w:r w:rsidR="002A5D79">
        <w:rPr>
          <w:rFonts w:ascii="Times New Roman" w:hAnsi="Times New Roman" w:cs="Times New Roman"/>
        </w:rPr>
        <w:fldChar w:fldCharType="end"/>
      </w:r>
      <w:r w:rsidR="006C233A">
        <w:rPr>
          <w:rFonts w:ascii="Times New Roman" w:hAnsi="Times New Roman" w:cs="Times New Roman"/>
        </w:rPr>
        <w:t xml:space="preserve"> have </w:t>
      </w:r>
      <w:r w:rsidR="006C233A">
        <w:rPr>
          <w:rFonts w:ascii="Times New Roman" w:hAnsi="Times New Roman" w:cs="Times New Roman"/>
        </w:rPr>
        <w:lastRenderedPageBreak/>
        <w:t>demonstrated</w:t>
      </w:r>
      <w:r w:rsidR="002A5D79">
        <w:rPr>
          <w:rFonts w:ascii="Times New Roman" w:hAnsi="Times New Roman" w:cs="Times New Roman"/>
        </w:rPr>
        <w:t xml:space="preserve"> how interactions with confining boundaries can produce</w:t>
      </w:r>
      <w:r w:rsidR="006C233A">
        <w:rPr>
          <w:rFonts w:ascii="Times New Roman" w:hAnsi="Times New Roman" w:cs="Times New Roman"/>
        </w:rPr>
        <w:t xml:space="preserve"> </w:t>
      </w:r>
      <w:r w:rsidR="002A5D79">
        <w:rPr>
          <w:rFonts w:ascii="Times New Roman" w:hAnsi="Times New Roman" w:cs="Times New Roman"/>
        </w:rPr>
        <w:t>organized collective motion, t</w:t>
      </w:r>
      <w:r w:rsidR="00757D96">
        <w:rPr>
          <w:rFonts w:ascii="Times New Roman" w:hAnsi="Times New Roman" w:cs="Times New Roman"/>
        </w:rPr>
        <w:t>he</w:t>
      </w:r>
      <w:r w:rsidR="002A5D79">
        <w:rPr>
          <w:rFonts w:ascii="Times New Roman" w:hAnsi="Times New Roman" w:cs="Times New Roman"/>
          <w:color w:val="auto"/>
        </w:rPr>
        <w:t xml:space="preserve"> challenges of</w:t>
      </w:r>
      <w:r w:rsidR="00757D96">
        <w:rPr>
          <w:rFonts w:ascii="Times New Roman" w:hAnsi="Times New Roman" w:cs="Times New Roman"/>
          <w:color w:val="auto"/>
        </w:rPr>
        <w:t xml:space="preserve"> </w:t>
      </w:r>
      <w:r w:rsidR="002A5D79">
        <w:rPr>
          <w:rFonts w:ascii="Times New Roman" w:hAnsi="Times New Roman" w:cs="Times New Roman"/>
          <w:color w:val="auto"/>
        </w:rPr>
        <w:t>extreme confinement</w:t>
      </w:r>
      <w:r w:rsidR="0096526F">
        <w:rPr>
          <w:rFonts w:ascii="Times New Roman" w:hAnsi="Times New Roman" w:cs="Times New Roman"/>
          <w:color w:val="auto"/>
        </w:rPr>
        <w:t xml:space="preserve"> </w:t>
      </w:r>
      <w:r w:rsidR="00757D96">
        <w:rPr>
          <w:rFonts w:ascii="Times New Roman" w:hAnsi="Times New Roman" w:cs="Times New Roman"/>
          <w:color w:val="auto"/>
        </w:rPr>
        <w:t xml:space="preserve">are exemplified by </w:t>
      </w:r>
      <w:r w:rsidR="00142205">
        <w:rPr>
          <w:rFonts w:ascii="Times New Roman" w:hAnsi="Times New Roman" w:cs="Times New Roman"/>
          <w:color w:val="auto"/>
        </w:rPr>
        <w:t>our previous</w:t>
      </w:r>
      <w:r w:rsidR="00CE1E47">
        <w:rPr>
          <w:rFonts w:ascii="Times New Roman" w:hAnsi="Times New Roman" w:cs="Times New Roman"/>
          <w:color w:val="auto"/>
        </w:rPr>
        <w:t xml:space="preserve"> </w:t>
      </w:r>
      <w:r w:rsidR="00142205">
        <w:rPr>
          <w:rFonts w:ascii="Times New Roman" w:hAnsi="Times New Roman" w:cs="Times New Roman"/>
        </w:rPr>
        <w:fldChar w:fldCharType="begin"/>
      </w:r>
      <w:r w:rsidR="00F87024">
        <w:rPr>
          <w:rFonts w:ascii="Times New Roman" w:hAnsi="Times New Roman" w:cs="Times New Roman"/>
        </w:rPr>
        <w:instrText xml:space="preserve"> ADDIN EN.CITE &lt;EndNote&gt;&lt;Cite&gt;&lt;Author&gt;Linevich&lt;/Author&gt;&lt;Year&gt;2016&lt;/Year&gt;&lt;RecNum&gt;41&lt;/RecNum&gt;&lt;DisplayText&gt;(&lt;style face="italic"&gt;17&lt;/style&gt;)&lt;/DisplayText&gt;&lt;record&gt;&lt;rec-number&gt;41&lt;/rec-number&gt;&lt;foreign-keys&gt;&lt;key app="EN" db-id="dtazzz9t0aep2fe2apfvdvxvxtzze2s9ds2r" timestamp="1483646219"&gt;41&lt;/key&gt;&lt;/foreign-keys&gt;&lt;ref-type name="Journal Article"&gt;17&lt;/ref-type&gt;&lt;contributors&gt;&lt;authors&gt;&lt;author&gt;Linevich, Vadim&lt;/author&gt;&lt;author&gt;Monaenkova, Daria&lt;/author&gt;&lt;author&gt;Goldman, Daniel I.&lt;/author&gt;&lt;/authors&gt;&lt;/contributors&gt;&lt;titles&gt;&lt;title&gt;Robophysical study of excavation in confined environments&lt;/title&gt;&lt;secondary-title&gt;Artificial Life and Robotics&lt;/secondary-title&gt;&lt;/titles&gt;&lt;periodical&gt;&lt;full-title&gt;Artificial Life and Robotics&lt;/full-title&gt;&lt;/periodical&gt;&lt;pages&gt;460-465&lt;/pages&gt;&lt;volume&gt;21&lt;/volume&gt;&lt;number&gt;4&lt;/number&gt;&lt;dates&gt;&lt;year&gt;2016&lt;/year&gt;&lt;pub-dates&gt;&lt;date&gt;2016/10/20&lt;/date&gt;&lt;/pub-dates&gt;&lt;/dates&gt;&lt;publisher&gt;Springer Nature&lt;/publisher&gt;&lt;isbn&gt;1433-5298&amp;#xD;1614-7456&lt;/isbn&gt;&lt;urls&gt;&lt;related-urls&gt;&lt;url&gt;http://dx.doi.org/10.1007/s10015-016-0317-2&lt;/url&gt;&lt;/related-urls&gt;&lt;/urls&gt;&lt;electronic-resource-num&gt;10.1007/s10015-016-0317-2&lt;/electronic-resource-num&gt;&lt;/record&gt;&lt;/Cite&gt;&lt;/EndNote&gt;</w:instrText>
      </w:r>
      <w:r w:rsidR="00142205">
        <w:rPr>
          <w:rFonts w:ascii="Times New Roman" w:hAnsi="Times New Roman" w:cs="Times New Roman"/>
        </w:rPr>
        <w:fldChar w:fldCharType="separate"/>
      </w:r>
      <w:r w:rsidR="00F87024">
        <w:rPr>
          <w:rFonts w:ascii="Times New Roman" w:hAnsi="Times New Roman" w:cs="Times New Roman"/>
          <w:noProof/>
        </w:rPr>
        <w:t>(</w:t>
      </w:r>
      <w:hyperlink w:anchor="_ENREF_17" w:tooltip="Linevich, 2016 #41" w:history="1">
        <w:r w:rsidR="00AC61BA" w:rsidRPr="00F87024">
          <w:rPr>
            <w:rFonts w:ascii="Times New Roman" w:hAnsi="Times New Roman" w:cs="Times New Roman"/>
            <w:i/>
            <w:noProof/>
          </w:rPr>
          <w:t>17</w:t>
        </w:r>
      </w:hyperlink>
      <w:r w:rsidR="00F87024">
        <w:rPr>
          <w:rFonts w:ascii="Times New Roman" w:hAnsi="Times New Roman" w:cs="Times New Roman"/>
          <w:noProof/>
        </w:rPr>
        <w:t>)</w:t>
      </w:r>
      <w:r w:rsidR="00142205">
        <w:rPr>
          <w:rFonts w:ascii="Times New Roman" w:hAnsi="Times New Roman" w:cs="Times New Roman"/>
        </w:rPr>
        <w:fldChar w:fldCharType="end"/>
      </w:r>
      <w:r w:rsidR="00142205">
        <w:rPr>
          <w:rFonts w:ascii="Times New Roman" w:hAnsi="Times New Roman" w:cs="Times New Roman"/>
        </w:rPr>
        <w:t xml:space="preserve"> and current</w:t>
      </w:r>
      <w:r w:rsidR="00CE1E47">
        <w:rPr>
          <w:rFonts w:ascii="Times New Roman" w:hAnsi="Times New Roman" w:cs="Times New Roman"/>
          <w:color w:val="auto"/>
        </w:rPr>
        <w:t xml:space="preserve"> </w:t>
      </w:r>
      <w:r w:rsidR="005B7370" w:rsidRPr="00FE11C7">
        <w:rPr>
          <w:rFonts w:ascii="Times New Roman" w:hAnsi="Times New Roman" w:cs="Times New Roman"/>
        </w:rPr>
        <w:t>(</w:t>
      </w:r>
      <w:r w:rsidR="006C233A">
        <w:rPr>
          <w:rFonts w:ascii="Times New Roman" w:hAnsi="Times New Roman" w:cs="Times New Roman"/>
          <w:i/>
        </w:rPr>
        <w:t>Fig. 1</w:t>
      </w:r>
      <w:r w:rsidR="005B7370" w:rsidRPr="00FE11C7">
        <w:rPr>
          <w:rFonts w:ascii="Times New Roman" w:hAnsi="Times New Roman" w:cs="Times New Roman"/>
          <w:i/>
        </w:rPr>
        <w:t>C</w:t>
      </w:r>
      <w:r w:rsidR="005B7370" w:rsidRPr="00FE11C7">
        <w:rPr>
          <w:rFonts w:ascii="Times New Roman" w:hAnsi="Times New Roman" w:cs="Times New Roman"/>
        </w:rPr>
        <w:t xml:space="preserve">, </w:t>
      </w:r>
      <w:r w:rsidR="006C233A">
        <w:rPr>
          <w:rFonts w:ascii="Times New Roman" w:hAnsi="Times New Roman" w:cs="Times New Roman"/>
          <w:i/>
        </w:rPr>
        <w:t>Fig.</w:t>
      </w:r>
      <w:r w:rsidR="00B052F5">
        <w:rPr>
          <w:rFonts w:ascii="Times New Roman" w:hAnsi="Times New Roman" w:cs="Times New Roman"/>
          <w:i/>
        </w:rPr>
        <w:t xml:space="preserve"> 4</w:t>
      </w:r>
      <w:r w:rsidR="005B7370" w:rsidRPr="00FE11C7">
        <w:rPr>
          <w:rFonts w:ascii="Times New Roman" w:hAnsi="Times New Roman" w:cs="Times New Roman"/>
          <w:i/>
        </w:rPr>
        <w:t xml:space="preserve">, </w:t>
      </w:r>
      <w:r w:rsidR="00E61A6A">
        <w:rPr>
          <w:rFonts w:ascii="Times New Roman" w:hAnsi="Times New Roman" w:cs="Times New Roman"/>
          <w:i/>
        </w:rPr>
        <w:t>supplementary materials</w:t>
      </w:r>
      <w:r w:rsidR="005B7370">
        <w:rPr>
          <w:rFonts w:ascii="Times New Roman" w:hAnsi="Times New Roman" w:cs="Times New Roman"/>
        </w:rPr>
        <w:t>)</w:t>
      </w:r>
      <w:r w:rsidR="002108B7">
        <w:rPr>
          <w:rFonts w:ascii="Times New Roman" w:hAnsi="Times New Roman" w:cs="Times New Roman"/>
        </w:rPr>
        <w:t xml:space="preserve"> </w:t>
      </w:r>
      <w:r w:rsidR="00757D96">
        <w:rPr>
          <w:rFonts w:ascii="Times New Roman" w:hAnsi="Times New Roman" w:cs="Times New Roman"/>
        </w:rPr>
        <w:t>experiments</w:t>
      </w:r>
      <w:r w:rsidR="00CE1E47">
        <w:rPr>
          <w:rFonts w:ascii="Times New Roman" w:hAnsi="Times New Roman" w:cs="Times New Roman"/>
        </w:rPr>
        <w:t xml:space="preserve"> </w:t>
      </w:r>
      <w:r w:rsidR="004C10AC">
        <w:rPr>
          <w:rFonts w:ascii="Times New Roman" w:hAnsi="Times New Roman" w:cs="Times New Roman"/>
        </w:rPr>
        <w:t xml:space="preserve">with autonomous </w:t>
      </w:r>
      <w:r w:rsidR="00A436ED">
        <w:rPr>
          <w:rFonts w:ascii="Times New Roman" w:hAnsi="Times New Roman" w:cs="Times New Roman"/>
        </w:rPr>
        <w:t>devices</w:t>
      </w:r>
      <w:r w:rsidR="00142205">
        <w:rPr>
          <w:rFonts w:ascii="Times New Roman" w:hAnsi="Times New Roman" w:cs="Times New Roman"/>
        </w:rPr>
        <w:t>,</w:t>
      </w:r>
      <w:r w:rsidR="00757D96">
        <w:rPr>
          <w:rFonts w:ascii="Times New Roman" w:hAnsi="Times New Roman" w:cs="Times New Roman"/>
        </w:rPr>
        <w:t xml:space="preserve"> which reveal how </w:t>
      </w:r>
      <w:r w:rsidR="00757D96" w:rsidRPr="00FE11C7">
        <w:rPr>
          <w:rFonts w:ascii="Times New Roman" w:hAnsi="Times New Roman" w:cs="Times New Roman"/>
        </w:rPr>
        <w:t xml:space="preserve">large </w:t>
      </w:r>
      <w:r w:rsidR="00757D96">
        <w:rPr>
          <w:rFonts w:ascii="Times New Roman" w:hAnsi="Times New Roman" w:cs="Times New Roman"/>
        </w:rPr>
        <w:t>groups</w:t>
      </w:r>
      <w:r w:rsidR="00757D96" w:rsidRPr="00FE11C7">
        <w:rPr>
          <w:rFonts w:ascii="Times New Roman" w:hAnsi="Times New Roman" w:cs="Times New Roman"/>
        </w:rPr>
        <w:t xml:space="preserve"> of </w:t>
      </w:r>
      <w:r w:rsidR="0096526F" w:rsidRPr="00FE11C7">
        <w:rPr>
          <w:rFonts w:ascii="Times New Roman" w:hAnsi="Times New Roman" w:cs="Times New Roman"/>
        </w:rPr>
        <w:t>co</w:t>
      </w:r>
      <w:r w:rsidR="0096526F">
        <w:rPr>
          <w:rFonts w:ascii="Times New Roman" w:hAnsi="Times New Roman" w:cs="Times New Roman"/>
        </w:rPr>
        <w:t>ngested</w:t>
      </w:r>
      <w:r w:rsidR="00757D96" w:rsidRPr="00FE11C7">
        <w:rPr>
          <w:rFonts w:ascii="Times New Roman" w:hAnsi="Times New Roman" w:cs="Times New Roman"/>
        </w:rPr>
        <w:t xml:space="preserve"> </w:t>
      </w:r>
      <w:r w:rsidR="00757D96">
        <w:rPr>
          <w:rFonts w:ascii="Times New Roman" w:hAnsi="Times New Roman" w:cs="Times New Roman"/>
        </w:rPr>
        <w:t xml:space="preserve">robots </w:t>
      </w:r>
      <w:r w:rsidR="007F4892">
        <w:rPr>
          <w:rFonts w:ascii="Times New Roman" w:hAnsi="Times New Roman" w:cs="Times New Roman"/>
        </w:rPr>
        <w:t>that</w:t>
      </w:r>
      <w:r w:rsidR="00757D96">
        <w:rPr>
          <w:rFonts w:ascii="Times New Roman" w:hAnsi="Times New Roman" w:cs="Times New Roman"/>
        </w:rPr>
        <w:t xml:space="preserve"> </w:t>
      </w:r>
      <w:r w:rsidR="00BB65DB">
        <w:rPr>
          <w:rFonts w:ascii="Times New Roman" w:hAnsi="Times New Roman" w:cs="Times New Roman"/>
        </w:rPr>
        <w:t>excavate</w:t>
      </w:r>
      <w:r w:rsidR="007F4892">
        <w:rPr>
          <w:rFonts w:ascii="Times New Roman" w:hAnsi="Times New Roman" w:cs="Times New Roman"/>
        </w:rPr>
        <w:t xml:space="preserve"> </w:t>
      </w:r>
      <w:r w:rsidR="00757D96">
        <w:rPr>
          <w:rFonts w:ascii="Times New Roman" w:hAnsi="Times New Roman" w:cs="Times New Roman"/>
        </w:rPr>
        <w:t xml:space="preserve">pellets </w:t>
      </w:r>
      <w:r w:rsidR="004C10AC">
        <w:rPr>
          <w:rFonts w:ascii="Times New Roman" w:hAnsi="Times New Roman" w:cs="Times New Roman"/>
        </w:rPr>
        <w:t xml:space="preserve">in narrow tunnels </w:t>
      </w:r>
      <w:r w:rsidR="00757D96" w:rsidRPr="00FE11C7">
        <w:rPr>
          <w:rFonts w:ascii="Times New Roman" w:hAnsi="Times New Roman" w:cs="Times New Roman"/>
        </w:rPr>
        <w:t>without central command</w:t>
      </w:r>
      <w:r w:rsidR="00757D96">
        <w:rPr>
          <w:rFonts w:ascii="Times New Roman" w:hAnsi="Times New Roman" w:cs="Times New Roman"/>
        </w:rPr>
        <w:t xml:space="preserve"> or social behaviors </w:t>
      </w:r>
      <w:r w:rsidR="00757D96" w:rsidRPr="00FE11C7">
        <w:rPr>
          <w:rFonts w:ascii="Times New Roman" w:hAnsi="Times New Roman" w:cs="Times New Roman"/>
        </w:rPr>
        <w:t xml:space="preserve">(defined as cooperation strategies among </w:t>
      </w:r>
      <w:r w:rsidR="00757D96">
        <w:rPr>
          <w:rFonts w:ascii="Times New Roman" w:hAnsi="Times New Roman" w:cs="Times New Roman"/>
        </w:rPr>
        <w:t>individuals)</w:t>
      </w:r>
      <w:r w:rsidR="00757D96" w:rsidRPr="00FE11C7">
        <w:rPr>
          <w:rFonts w:ascii="Times New Roman" w:hAnsi="Times New Roman" w:cs="Times New Roman"/>
        </w:rPr>
        <w:t xml:space="preserve"> underperform single excavators</w:t>
      </w:r>
      <w:r w:rsidR="00757D96">
        <w:rPr>
          <w:rFonts w:ascii="Times New Roman" w:hAnsi="Times New Roman" w:cs="Times New Roman"/>
        </w:rPr>
        <w:t xml:space="preserve"> due to traffic jams. </w:t>
      </w:r>
      <w:commentRangeEnd w:id="2"/>
      <w:r w:rsidR="00CE4501">
        <w:rPr>
          <w:rStyle w:val="CommentReference"/>
          <w:rFonts w:ascii="Times New Roman" w:eastAsia="Times New Roman" w:hAnsi="Times New Roman" w:cs="Times New Roman"/>
          <w:color w:val="auto"/>
        </w:rPr>
        <w:commentReference w:id="2"/>
      </w:r>
      <w:commentRangeStart w:id="3"/>
      <w:r w:rsidR="00084DCC">
        <w:rPr>
          <w:rFonts w:ascii="Times New Roman" w:hAnsi="Times New Roman" w:cs="Times New Roman"/>
        </w:rPr>
        <w:t>XX MAKE SURE TO DISCUSS TASK ALLOCATION VS INTERFERENCE (FROM ROBOT LIT)</w:t>
      </w:r>
      <w:commentRangeEnd w:id="3"/>
      <w:r w:rsidR="00084DCC">
        <w:rPr>
          <w:rStyle w:val="CommentReference"/>
          <w:rFonts w:ascii="Times New Roman" w:eastAsia="Times New Roman" w:hAnsi="Times New Roman" w:cs="Times New Roman"/>
          <w:color w:val="auto"/>
        </w:rPr>
        <w:commentReference w:id="3"/>
      </w:r>
      <w:r w:rsidR="00683148">
        <w:rPr>
          <w:rFonts w:ascii="Times New Roman" w:hAnsi="Times New Roman" w:cs="Times New Roman"/>
        </w:rPr>
        <w:t xml:space="preserve"> But our work is different because we find and set up a distribution of labor pattern BLAH</w:t>
      </w:r>
    </w:p>
    <w:p w14:paraId="39CC3B20" w14:textId="77777777" w:rsidR="00383EE6" w:rsidRDefault="00383EE6" w:rsidP="00FB5EAD">
      <w:pPr>
        <w:pStyle w:val="Default"/>
        <w:jc w:val="both"/>
        <w:rPr>
          <w:rFonts w:ascii="Times New Roman" w:hAnsi="Times New Roman" w:cs="Times New Roman"/>
        </w:rPr>
      </w:pPr>
    </w:p>
    <w:p w14:paraId="61CE3DEF" w14:textId="68371409" w:rsidR="00FB5EAD" w:rsidRPr="00383EE6" w:rsidRDefault="00D971B2" w:rsidP="00FB5EAD">
      <w:pPr>
        <w:pStyle w:val="Default"/>
        <w:jc w:val="both"/>
        <w:rPr>
          <w:rFonts w:ascii="Times New Roman" w:hAnsi="Times New Roman" w:cs="Times New Roman"/>
        </w:rPr>
      </w:pPr>
      <w:r>
        <w:rPr>
          <w:rFonts w:ascii="Times New Roman" w:hAnsi="Times New Roman" w:cs="Times New Roman"/>
        </w:rPr>
        <w:t>Fire</w:t>
      </w:r>
      <w:r w:rsidR="00757D96">
        <w:rPr>
          <w:rFonts w:ascii="Times New Roman" w:hAnsi="Times New Roman" w:cs="Times New Roman"/>
          <w:color w:val="auto"/>
        </w:rPr>
        <w:t xml:space="preserve"> ant colonies (</w:t>
      </w:r>
      <w:r w:rsidR="00757D96" w:rsidRPr="00087EBB">
        <w:rPr>
          <w:rFonts w:ascii="Times New Roman" w:hAnsi="Times New Roman" w:cs="Times New Roman"/>
          <w:i/>
        </w:rPr>
        <w:t>S. invicta</w:t>
      </w:r>
      <w:r w:rsidR="00757D96" w:rsidRPr="008816A5">
        <w:rPr>
          <w:rFonts w:ascii="Times New Roman" w:hAnsi="Times New Roman" w:cs="Times New Roman"/>
        </w:rPr>
        <w:t>)</w:t>
      </w:r>
      <w:r w:rsidR="00757D96" w:rsidRPr="00087EBB">
        <w:rPr>
          <w:rFonts w:ascii="Times New Roman" w:hAnsi="Times New Roman" w:cs="Times New Roman"/>
          <w:color w:val="auto"/>
        </w:rPr>
        <w:t xml:space="preserve"> rapidly</w:t>
      </w:r>
      <w:r w:rsidR="007F4892">
        <w:rPr>
          <w:rFonts w:ascii="Times New Roman" w:hAnsi="Times New Roman" w:cs="Times New Roman"/>
          <w:color w:val="auto"/>
        </w:rPr>
        <w:t xml:space="preserve"> excavate and</w:t>
      </w:r>
      <w:r w:rsidR="00757D96" w:rsidRPr="00087EBB">
        <w:rPr>
          <w:rFonts w:ascii="Times New Roman" w:hAnsi="Times New Roman" w:cs="Times New Roman"/>
          <w:color w:val="auto"/>
        </w:rPr>
        <w:t xml:space="preserve"> build elaborate nests (</w:t>
      </w:r>
      <w:r w:rsidR="00954683">
        <w:rPr>
          <w:rFonts w:ascii="Times New Roman" w:hAnsi="Times New Roman" w:cs="Times New Roman"/>
          <w:i/>
          <w:color w:val="auto"/>
        </w:rPr>
        <w:t>Fig.</w:t>
      </w:r>
      <w:r w:rsidR="00757D96" w:rsidRPr="00087EBB">
        <w:rPr>
          <w:rFonts w:ascii="Times New Roman" w:hAnsi="Times New Roman" w:cs="Times New Roman"/>
          <w:i/>
          <w:color w:val="auto"/>
        </w:rPr>
        <w:t xml:space="preserve"> 1A</w:t>
      </w:r>
      <w:r w:rsidR="00757D96" w:rsidRPr="00087EBB">
        <w:rPr>
          <w:rFonts w:ascii="Times New Roman" w:hAnsi="Times New Roman" w:cs="Times New Roman"/>
          <w:color w:val="auto"/>
        </w:rPr>
        <w:t>)</w:t>
      </w:r>
      <w:r w:rsidR="000926F2">
        <w:rPr>
          <w:rFonts w:ascii="Times New Roman" w:hAnsi="Times New Roman" w:cs="Times New Roman"/>
          <w:color w:val="auto"/>
        </w:rPr>
        <w:t xml:space="preserve"> </w:t>
      </w:r>
      <w:r w:rsidR="000926F2">
        <w:rPr>
          <w:rFonts w:ascii="Times New Roman" w:hAnsi="Times New Roman" w:cs="Times New Roman"/>
          <w:color w:val="auto"/>
        </w:rPr>
        <w:fldChar w:fldCharType="begin"/>
      </w:r>
      <w:r w:rsidR="00F87024">
        <w:rPr>
          <w:rFonts w:ascii="Times New Roman" w:hAnsi="Times New Roman" w:cs="Times New Roman"/>
          <w:color w:val="auto"/>
        </w:rPr>
        <w:instrText xml:space="preserve"> ADDIN EN.CITE &lt;EndNote&gt;&lt;Cite&gt;&lt;Author&gt;Cassill&lt;/Author&gt;&lt;Year&gt;2002&lt;/Year&gt;&lt;RecNum&gt;20&lt;/RecNum&gt;&lt;DisplayText&gt;(&lt;style face="italic"&gt;18&lt;/style&gt;)&lt;/DisplayText&gt;&lt;record&gt;&lt;rec-number&gt;20&lt;/rec-number&gt;&lt;foreign-keys&gt;&lt;key app="EN" db-id="dtazzz9t0aep2fe2apfvdvxvxtzze2s9ds2r" timestamp="1483646219"&gt;20&lt;/key&gt;&lt;/foreign-keys&gt;&lt;ref-type name="Journal Article"&gt;17&lt;/ref-type&gt;&lt;contributors&gt;&lt;authors&gt;&lt;author&gt;Cassill, D.&lt;/author&gt;&lt;author&gt;Tschinkel, W. R.&lt;/author&gt;&lt;author&gt;Vinson, S. B.&lt;/author&gt;&lt;/authors&gt;&lt;/contributors&gt;&lt;titles&gt;&lt;title&gt;Nest complexity, group size and brood rearing in the fire ant, Solenopsis invicta&lt;/title&gt;&lt;secondary-title&gt;Insectes Sociaux&lt;/secondary-title&gt;&lt;/titles&gt;&lt;periodical&gt;&lt;full-title&gt;Insectes Sociaux&lt;/full-title&gt;&lt;/periodical&gt;&lt;pages&gt;158-163&lt;/pages&gt;&lt;volume&gt;49&lt;/volume&gt;&lt;number&gt;2&lt;/number&gt;&lt;dates&gt;&lt;year&gt;2002&lt;/year&gt;&lt;pub-dates&gt;&lt;date&gt;2002/05/01&lt;/date&gt;&lt;/pub-dates&gt;&lt;/dates&gt;&lt;publisher&gt;Springer Nature&lt;/publisher&gt;&lt;isbn&gt;0020-1812&amp;#xD;1420-9098&lt;/isbn&gt;&lt;urls&gt;&lt;related-urls&gt;&lt;url&gt;http://dx.doi.org/10.1007/s00040-002-8296-9&lt;/url&gt;&lt;/related-urls&gt;&lt;/urls&gt;&lt;electronic-resource-num&gt;10.1007/s00040-002-8296-9&lt;/electronic-resource-num&gt;&lt;/record&gt;&lt;/Cite&gt;&lt;/EndNote&gt;</w:instrText>
      </w:r>
      <w:r w:rsidR="000926F2">
        <w:rPr>
          <w:rFonts w:ascii="Times New Roman" w:hAnsi="Times New Roman" w:cs="Times New Roman"/>
          <w:color w:val="auto"/>
        </w:rPr>
        <w:fldChar w:fldCharType="separate"/>
      </w:r>
      <w:r w:rsidR="00F87024">
        <w:rPr>
          <w:rFonts w:ascii="Times New Roman" w:hAnsi="Times New Roman" w:cs="Times New Roman"/>
          <w:noProof/>
          <w:color w:val="auto"/>
        </w:rPr>
        <w:t>(</w:t>
      </w:r>
      <w:hyperlink w:anchor="_ENREF_18" w:tooltip="Cassill, 2002 #20" w:history="1">
        <w:r w:rsidR="00AC61BA" w:rsidRPr="00F87024">
          <w:rPr>
            <w:rFonts w:ascii="Times New Roman" w:hAnsi="Times New Roman" w:cs="Times New Roman"/>
            <w:i/>
            <w:noProof/>
            <w:color w:val="auto"/>
          </w:rPr>
          <w:t>18</w:t>
        </w:r>
      </w:hyperlink>
      <w:r w:rsidR="00F87024">
        <w:rPr>
          <w:rFonts w:ascii="Times New Roman" w:hAnsi="Times New Roman" w:cs="Times New Roman"/>
          <w:noProof/>
          <w:color w:val="auto"/>
        </w:rPr>
        <w:t>)</w:t>
      </w:r>
      <w:r w:rsidR="000926F2">
        <w:rPr>
          <w:rFonts w:ascii="Times New Roman" w:hAnsi="Times New Roman" w:cs="Times New Roman"/>
          <w:color w:val="auto"/>
        </w:rPr>
        <w:fldChar w:fldCharType="end"/>
      </w:r>
      <w:r w:rsidR="00383EE6">
        <w:rPr>
          <w:rFonts w:ascii="Times New Roman" w:hAnsi="Times New Roman" w:cs="Times New Roman"/>
          <w:color w:val="auto"/>
        </w:rPr>
        <w:t>, despite</w:t>
      </w:r>
      <w:r w:rsidR="00383EE6">
        <w:rPr>
          <w:rFonts w:ascii="Times New Roman" w:hAnsi="Times New Roman" w:cs="Times New Roman"/>
        </w:rPr>
        <w:t xml:space="preserve"> being subjected to </w:t>
      </w:r>
      <w:r w:rsidR="00383EE6">
        <w:rPr>
          <w:rFonts w:ascii="Times New Roman" w:hAnsi="Times New Roman" w:cs="Times New Roman"/>
          <w:color w:val="auto"/>
        </w:rPr>
        <w:t>collisions among</w:t>
      </w:r>
      <w:r w:rsidR="00383EE6" w:rsidRPr="00087EBB">
        <w:rPr>
          <w:rFonts w:ascii="Times New Roman" w:hAnsi="Times New Roman" w:cs="Times New Roman"/>
        </w:rPr>
        <w:t xml:space="preserve"> </w:t>
      </w:r>
      <w:r w:rsidR="00383EE6">
        <w:rPr>
          <w:rFonts w:ascii="Times New Roman" w:hAnsi="Times New Roman" w:cs="Times New Roman"/>
        </w:rPr>
        <w:t xml:space="preserve">individuals and the confined </w:t>
      </w:r>
      <w:r w:rsidR="00383EE6" w:rsidRPr="00FE11C7">
        <w:rPr>
          <w:rFonts w:ascii="Times New Roman" w:hAnsi="Times New Roman" w:cs="Times New Roman"/>
        </w:rPr>
        <w:t xml:space="preserve">spaces </w:t>
      </w:r>
      <w:r w:rsidR="00383EE6">
        <w:rPr>
          <w:rFonts w:ascii="Times New Roman" w:hAnsi="Times New Roman" w:cs="Times New Roman"/>
        </w:rPr>
        <w:t>therein</w:t>
      </w:r>
      <w:r w:rsidR="00757D96" w:rsidRPr="00087EBB">
        <w:rPr>
          <w:rFonts w:ascii="Times New Roman" w:hAnsi="Times New Roman" w:cs="Times New Roman"/>
          <w:color w:val="auto"/>
        </w:rPr>
        <w:t xml:space="preserve">. </w:t>
      </w:r>
      <w:r>
        <w:rPr>
          <w:rFonts w:ascii="Times New Roman" w:hAnsi="Times New Roman" w:cs="Times New Roman"/>
        </w:rPr>
        <w:t>W</w:t>
      </w:r>
      <w:r w:rsidRPr="00FE11C7">
        <w:rPr>
          <w:rFonts w:ascii="Times New Roman" w:hAnsi="Times New Roman" w:cs="Times New Roman"/>
        </w:rPr>
        <w:t>e hypothesize</w:t>
      </w:r>
      <w:r>
        <w:rPr>
          <w:rFonts w:ascii="Times New Roman" w:hAnsi="Times New Roman" w:cs="Times New Roman"/>
        </w:rPr>
        <w:t xml:space="preserve"> that</w:t>
      </w:r>
      <w:r w:rsidRPr="00FE11C7">
        <w:rPr>
          <w:rFonts w:ascii="Times New Roman" w:hAnsi="Times New Roman" w:cs="Times New Roman"/>
        </w:rPr>
        <w:t xml:space="preserve"> </w:t>
      </w:r>
      <w:r>
        <w:rPr>
          <w:rFonts w:ascii="Times New Roman" w:hAnsi="Times New Roman" w:cs="Times New Roman"/>
        </w:rPr>
        <w:t xml:space="preserve">insect societies, </w:t>
      </w:r>
      <w:commentRangeStart w:id="4"/>
      <w:r w:rsidRPr="00FE11C7">
        <w:rPr>
          <w:rFonts w:ascii="Times New Roman" w:hAnsi="Times New Roman" w:cs="Times New Roman"/>
        </w:rPr>
        <w:t xml:space="preserve">which comprise </w:t>
      </w:r>
      <w:r>
        <w:rPr>
          <w:rFonts w:ascii="Times New Roman" w:hAnsi="Times New Roman" w:cs="Times New Roman"/>
        </w:rPr>
        <w:t>30%</w:t>
      </w:r>
      <w:r w:rsidRPr="00FE11C7">
        <w:rPr>
          <w:rFonts w:ascii="Times New Roman" w:hAnsi="Times New Roman" w:cs="Times New Roman"/>
        </w:rPr>
        <w:t xml:space="preserve"> </w:t>
      </w:r>
      <w:r>
        <w:rPr>
          <w:rFonts w:ascii="Times New Roman" w:hAnsi="Times New Roman" w:cs="Times New Roman"/>
        </w:rPr>
        <w:t xml:space="preserve">of global biomass </w:t>
      </w:r>
      <w:commentRangeEnd w:id="4"/>
      <w:r>
        <w:rPr>
          <w:rStyle w:val="CommentReference"/>
          <w:rFonts w:ascii="Times New Roman" w:eastAsia="Times New Roman" w:hAnsi="Times New Roman" w:cs="Times New Roman"/>
          <w:color w:val="auto"/>
        </w:rPr>
        <w:commentReference w:id="4"/>
      </w:r>
      <w:r w:rsidR="00142205" w:rsidRPr="00142205">
        <w:rPr>
          <w:rFonts w:ascii="Times New Roman" w:hAnsi="Times New Roman" w:cs="Times New Roman"/>
          <w:i/>
          <w:iCs/>
          <w:color w:val="auto"/>
          <w:shd w:val="clear" w:color="auto" w:fill="FFFFFF"/>
        </w:rPr>
        <w:fldChar w:fldCharType="begin"/>
      </w:r>
      <w:r w:rsidR="00F87024">
        <w:rPr>
          <w:rFonts w:ascii="Times New Roman" w:hAnsi="Times New Roman" w:cs="Times New Roman"/>
          <w:i/>
          <w:iCs/>
          <w:color w:val="auto"/>
          <w:shd w:val="clear" w:color="auto" w:fill="FFFFFF"/>
        </w:rPr>
        <w:instrText xml:space="preserve"> ADDIN EN.CITE &lt;EndNote&gt;&lt;Cite&gt;&lt;Author&gt;Lach&lt;/Author&gt;&lt;Year&gt;2009&lt;/Year&gt;&lt;RecNum&gt;42&lt;/RecNum&gt;&lt;DisplayText&gt;(&lt;style face="italic"&gt;19&lt;/style&gt;)&lt;/DisplayText&gt;&lt;record&gt;&lt;rec-number&gt;42&lt;/rec-number&gt;&lt;foreign-keys&gt;&lt;key app="EN" db-id="dtazzz9t0aep2fe2apfvdvxvxtzze2s9ds2r" timestamp="1483646219"&gt;42&lt;/key&gt;&lt;/foreign-keys&gt;&lt;ref-type name="Generic"&gt;13&lt;/ref-type&gt;&lt;contributors&gt;&lt;authors&gt;&lt;author&gt;Lach, Lori&lt;/author&gt;&lt;author&gt;Parr, Catherine L.&lt;/author&gt;&lt;author&gt;Abbott, Kirsti L.&lt;/author&gt;&lt;/authors&gt;&lt;/contributors&gt;&lt;titles&gt;&lt;title&gt;Ant Ecology&lt;/title&gt;&lt;/titles&gt;&lt;dates&gt;&lt;year&gt;2009&lt;/year&gt;&lt;pub-dates&gt;&lt;date&gt;2009/11/18&lt;/date&gt;&lt;/pub-dates&gt;&lt;/dates&gt;&lt;publisher&gt;Oxford University Press (OUP)&lt;/publisher&gt;&lt;isbn&gt;&lt;style face="underline" font="default" size="100%"&gt;http://id.crossref.org/isbn/9780199544639&lt;/style&gt;&lt;/isbn&gt;&lt;urls&gt;&lt;related-urls&gt;&lt;url&gt;&lt;style face="underline" font="default" size="100%"&gt;http://dx.doi.org/10.1093/acprof:oso/9780199544639.003.0017&lt;/style&gt;&lt;/url&gt;&lt;/related-urls&gt;&lt;/urls&gt;&lt;electronic-resource-num&gt;10.1093/acprof:oso/9780199544639.003.0017&lt;/electronic-resource-num&gt;&lt;/record&gt;&lt;/Cite&gt;&lt;/EndNote&gt;</w:instrText>
      </w:r>
      <w:r w:rsidR="00142205" w:rsidRPr="00142205">
        <w:rPr>
          <w:rFonts w:ascii="Times New Roman" w:hAnsi="Times New Roman" w:cs="Times New Roman"/>
          <w:i/>
          <w:iCs/>
          <w:color w:val="auto"/>
          <w:shd w:val="clear" w:color="auto" w:fill="FFFFFF"/>
        </w:rPr>
        <w:fldChar w:fldCharType="separate"/>
      </w:r>
      <w:r w:rsidR="00F87024">
        <w:rPr>
          <w:rFonts w:ascii="Times New Roman" w:hAnsi="Times New Roman" w:cs="Times New Roman"/>
          <w:i/>
          <w:iCs/>
          <w:noProof/>
          <w:color w:val="auto"/>
          <w:shd w:val="clear" w:color="auto" w:fill="FFFFFF"/>
        </w:rPr>
        <w:t>(</w:t>
      </w:r>
      <w:hyperlink w:anchor="_ENREF_19" w:tooltip="Lach, 2009 #42" w:history="1">
        <w:r w:rsidR="00AC61BA">
          <w:rPr>
            <w:rFonts w:ascii="Times New Roman" w:hAnsi="Times New Roman" w:cs="Times New Roman"/>
            <w:i/>
            <w:iCs/>
            <w:noProof/>
            <w:color w:val="auto"/>
            <w:shd w:val="clear" w:color="auto" w:fill="FFFFFF"/>
          </w:rPr>
          <w:t>19</w:t>
        </w:r>
      </w:hyperlink>
      <w:r w:rsidR="00F87024">
        <w:rPr>
          <w:rFonts w:ascii="Times New Roman" w:hAnsi="Times New Roman" w:cs="Times New Roman"/>
          <w:i/>
          <w:iCs/>
          <w:noProof/>
          <w:color w:val="auto"/>
          <w:shd w:val="clear" w:color="auto" w:fill="FFFFFF"/>
        </w:rPr>
        <w:t>)</w:t>
      </w:r>
      <w:r w:rsidR="00142205" w:rsidRPr="00142205">
        <w:rPr>
          <w:rFonts w:ascii="Times New Roman" w:hAnsi="Times New Roman" w:cs="Times New Roman"/>
          <w:i/>
          <w:iCs/>
          <w:color w:val="auto"/>
          <w:shd w:val="clear" w:color="auto" w:fill="FFFFFF"/>
        </w:rPr>
        <w:fldChar w:fldCharType="end"/>
      </w:r>
      <w:r>
        <w:rPr>
          <w:rFonts w:ascii="Times New Roman" w:hAnsi="Times New Roman" w:cs="Times New Roman"/>
        </w:rPr>
        <w:t>,</w:t>
      </w:r>
      <w:r w:rsidR="004C10AC">
        <w:rPr>
          <w:rFonts w:ascii="Times New Roman" w:hAnsi="Times New Roman" w:cs="Times New Roman"/>
        </w:rPr>
        <w:t xml:space="preserve"> </w:t>
      </w:r>
      <w:r w:rsidR="005D5AA1">
        <w:rPr>
          <w:rFonts w:ascii="Times New Roman" w:hAnsi="Times New Roman" w:cs="Times New Roman"/>
        </w:rPr>
        <w:t>engage in</w:t>
      </w:r>
      <w:r w:rsidR="005D5AA1" w:rsidRPr="00FE11C7">
        <w:rPr>
          <w:rFonts w:ascii="Times New Roman" w:hAnsi="Times New Roman" w:cs="Times New Roman"/>
        </w:rPr>
        <w:t xml:space="preserve"> social behaviors which minimize clogging</w:t>
      </w:r>
      <w:r w:rsidR="005D5AA1">
        <w:rPr>
          <w:rFonts w:ascii="Times New Roman" w:hAnsi="Times New Roman" w:cs="Times New Roman"/>
        </w:rPr>
        <w:t>. For example,</w:t>
      </w:r>
      <w:r w:rsidR="005D5AA1" w:rsidRPr="0037176E">
        <w:rPr>
          <w:rFonts w:ascii="Times New Roman" w:hAnsi="Times New Roman" w:cs="Times New Roman"/>
        </w:rPr>
        <w:t xml:space="preserve"> </w:t>
      </w:r>
      <w:r w:rsidR="005D5AA1" w:rsidRPr="00087EBB">
        <w:rPr>
          <w:rFonts w:ascii="Times New Roman" w:hAnsi="Times New Roman" w:cs="Times New Roman"/>
        </w:rPr>
        <w:t xml:space="preserve">we </w:t>
      </w:r>
      <w:r w:rsidR="005D5AA1">
        <w:rPr>
          <w:rFonts w:ascii="Times New Roman" w:hAnsi="Times New Roman" w:cs="Times New Roman"/>
        </w:rPr>
        <w:t xml:space="preserve">recently </w:t>
      </w:r>
      <w:r w:rsidR="005D5AA1" w:rsidRPr="00087EBB">
        <w:rPr>
          <w:rFonts w:ascii="Times New Roman" w:hAnsi="Times New Roman" w:cs="Times New Roman"/>
        </w:rPr>
        <w:t xml:space="preserve">discovered that </w:t>
      </w:r>
      <w:r w:rsidR="005D5AA1">
        <w:rPr>
          <w:rFonts w:ascii="Times New Roman" w:hAnsi="Times New Roman" w:cs="Times New Roman"/>
        </w:rPr>
        <w:t xml:space="preserve">fire </w:t>
      </w:r>
      <w:r w:rsidR="005D5AA1" w:rsidRPr="00087EBB">
        <w:rPr>
          <w:rFonts w:ascii="Times New Roman" w:hAnsi="Times New Roman" w:cs="Times New Roman"/>
        </w:rPr>
        <w:t>ants moving bi-directionally through a confined tunnel minimize their interaction times to maintain smooth traffic flow</w:t>
      </w:r>
      <w:r w:rsidR="005D5AA1">
        <w:rPr>
          <w:rFonts w:ascii="Times New Roman" w:hAnsi="Times New Roman" w:cs="Times New Roman"/>
        </w:rPr>
        <w:t xml:space="preserve"> </w:t>
      </w:r>
      <w:r w:rsidR="005D5AA1" w:rsidRPr="00087EBB">
        <w:rPr>
          <w:rFonts w:ascii="Times New Roman" w:hAnsi="Times New Roman" w:cs="Times New Roman"/>
          <w:color w:val="auto"/>
        </w:rPr>
        <w:fldChar w:fldCharType="begin"/>
      </w:r>
      <w:r w:rsidR="00F87024">
        <w:rPr>
          <w:rFonts w:ascii="Times New Roman" w:hAnsi="Times New Roman" w:cs="Times New Roman"/>
          <w:color w:val="auto"/>
        </w:rPr>
        <w:instrText xml:space="preserve"> ADDIN EN.CITE &lt;EndNote&gt;&lt;Cite&gt;&lt;Author&gt;Gravish&lt;/Author&gt;&lt;Year&gt;2015&lt;/Year&gt;&lt;RecNum&gt;25&lt;/RecNum&gt;&lt;DisplayText&gt;(&lt;style face="italic"&gt;20&lt;/style&gt;)&lt;/DisplayText&gt;&lt;record&gt;&lt;rec-number&gt;25&lt;/rec-number&gt;&lt;foreign-keys&gt;&lt;key app="EN" db-id="dtazzz9t0aep2fe2apfvdvxvxtzze2s9ds2r" timestamp="1483646219"&gt;25&lt;/key&gt;&lt;/foreign-keys&gt;&lt;ref-type name="Journal Article"&gt;17&lt;/ref-type&gt;&lt;contributors&gt;&lt;authors&gt;&lt;author&gt;Gravish, Nick&lt;/author&gt;&lt;author&gt;Gold, Gregory&lt;/author&gt;&lt;author&gt;Zangwill, Andrew&lt;/author&gt;&lt;author&gt;Goodisman, Michael A. D.&lt;/author&gt;&lt;author&gt;Goldman, Daniel I.&lt;/author&gt;&lt;/authors&gt;&lt;/contributors&gt;&lt;titles&gt;&lt;title&gt;Glass-like dynamics in confined and congested ant traffic&lt;/title&gt;&lt;secondary-title&gt;Soft Matter&lt;/secondary-title&gt;&lt;/titles&gt;&lt;periodical&gt;&lt;full-title&gt;Soft Matter&lt;/full-title&gt;&lt;/periodical&gt;&lt;pages&gt;6552-6561&lt;/pages&gt;&lt;volume&gt;11&lt;/volume&gt;&lt;number&gt;33&lt;/number&gt;&lt;dates&gt;&lt;year&gt;2015&lt;/year&gt;&lt;/dates&gt;&lt;publisher&gt;Royal Society of Chemistry (RSC)&lt;/publisher&gt;&lt;isbn&gt;1744-683X&amp;#xD;1744-6848&lt;/isbn&gt;&lt;urls&gt;&lt;related-urls&gt;&lt;url&gt;http://dx.doi.org/10.1039/c5sm00693g&lt;/url&gt;&lt;/related-urls&gt;&lt;/urls&gt;&lt;electronic-resource-num&gt;10.1039/c5sm00693g&lt;/electronic-resource-num&gt;&lt;/record&gt;&lt;/Cite&gt;&lt;/EndNote&gt;</w:instrText>
      </w:r>
      <w:r w:rsidR="005D5AA1" w:rsidRPr="00087EBB">
        <w:rPr>
          <w:rFonts w:ascii="Times New Roman" w:hAnsi="Times New Roman" w:cs="Times New Roman"/>
          <w:color w:val="auto"/>
        </w:rPr>
        <w:fldChar w:fldCharType="separate"/>
      </w:r>
      <w:r w:rsidR="00F87024">
        <w:rPr>
          <w:rFonts w:ascii="Times New Roman" w:hAnsi="Times New Roman" w:cs="Times New Roman"/>
          <w:noProof/>
          <w:color w:val="auto"/>
        </w:rPr>
        <w:t>(</w:t>
      </w:r>
      <w:hyperlink w:anchor="_ENREF_20" w:tooltip="Gravish, 2015 #25" w:history="1">
        <w:r w:rsidR="00AC61BA" w:rsidRPr="00F87024">
          <w:rPr>
            <w:rFonts w:ascii="Times New Roman" w:hAnsi="Times New Roman" w:cs="Times New Roman"/>
            <w:i/>
            <w:noProof/>
            <w:color w:val="auto"/>
          </w:rPr>
          <w:t>20</w:t>
        </w:r>
      </w:hyperlink>
      <w:r w:rsidR="00F87024">
        <w:rPr>
          <w:rFonts w:ascii="Times New Roman" w:hAnsi="Times New Roman" w:cs="Times New Roman"/>
          <w:noProof/>
          <w:color w:val="auto"/>
        </w:rPr>
        <w:t>)</w:t>
      </w:r>
      <w:r w:rsidR="005D5AA1" w:rsidRPr="00087EBB">
        <w:rPr>
          <w:rFonts w:ascii="Times New Roman" w:hAnsi="Times New Roman" w:cs="Times New Roman"/>
          <w:color w:val="auto"/>
        </w:rPr>
        <w:fldChar w:fldCharType="end"/>
      </w:r>
      <w:r w:rsidR="005D5AA1">
        <w:rPr>
          <w:rFonts w:ascii="Times New Roman" w:hAnsi="Times New Roman" w:cs="Times New Roman"/>
          <w:color w:val="auto"/>
        </w:rPr>
        <w:t xml:space="preserve">. </w:t>
      </w:r>
      <w:r>
        <w:rPr>
          <w:rFonts w:ascii="Times New Roman" w:hAnsi="Times New Roman" w:cs="Times New Roman"/>
        </w:rPr>
        <w:t>W</w:t>
      </w:r>
      <w:r w:rsidRPr="00087EBB">
        <w:rPr>
          <w:rFonts w:ascii="Times New Roman" w:hAnsi="Times New Roman" w:cs="Times New Roman"/>
        </w:rPr>
        <w:t xml:space="preserve">e </w:t>
      </w:r>
      <w:r>
        <w:rPr>
          <w:rFonts w:ascii="Times New Roman" w:hAnsi="Times New Roman" w:cs="Times New Roman"/>
        </w:rPr>
        <w:t xml:space="preserve">studied </w:t>
      </w:r>
      <w:r w:rsidRPr="00087EBB">
        <w:rPr>
          <w:rFonts w:ascii="Times New Roman" w:hAnsi="Times New Roman" w:cs="Times New Roman"/>
        </w:rPr>
        <w:t xml:space="preserve">nest excavation </w:t>
      </w:r>
      <w:r>
        <w:rPr>
          <w:rFonts w:ascii="Times New Roman" w:hAnsi="Times New Roman" w:cs="Times New Roman"/>
        </w:rPr>
        <w:t xml:space="preserve">of </w:t>
      </w:r>
      <w:r w:rsidRPr="00087EBB">
        <w:rPr>
          <w:rFonts w:ascii="Times New Roman" w:hAnsi="Times New Roman" w:cs="Times New Roman"/>
          <w:i/>
        </w:rPr>
        <w:t>S. invicta</w:t>
      </w:r>
      <w:r w:rsidRPr="00087EBB">
        <w:rPr>
          <w:rFonts w:ascii="Times New Roman" w:hAnsi="Times New Roman" w:cs="Times New Roman"/>
        </w:rPr>
        <w:t xml:space="preserve"> </w:t>
      </w:r>
      <w:r>
        <w:rPr>
          <w:rFonts w:ascii="Times New Roman" w:hAnsi="Times New Roman" w:cs="Times New Roman"/>
        </w:rPr>
        <w:t xml:space="preserve">to understand the </w:t>
      </w:r>
      <w:r w:rsidR="00FB5EAD">
        <w:rPr>
          <w:rFonts w:ascii="Times New Roman" w:hAnsi="Times New Roman" w:cs="Times New Roman"/>
        </w:rPr>
        <w:t>social behaviors</w:t>
      </w:r>
      <w:r w:rsidR="00755C9D" w:rsidRPr="00FE11C7">
        <w:rPr>
          <w:rFonts w:ascii="Times New Roman" w:hAnsi="Times New Roman" w:cs="Times New Roman"/>
        </w:rPr>
        <w:t xml:space="preserve"> that improve performance</w:t>
      </w:r>
      <w:r w:rsidR="00FB5EAD">
        <w:rPr>
          <w:rFonts w:ascii="Times New Roman" w:hAnsi="Times New Roman" w:cs="Times New Roman"/>
        </w:rPr>
        <w:t xml:space="preserve"> </w:t>
      </w:r>
      <w:r w:rsidR="00755C9D" w:rsidRPr="00FE11C7">
        <w:rPr>
          <w:rFonts w:ascii="Times New Roman" w:hAnsi="Times New Roman" w:cs="Times New Roman"/>
        </w:rPr>
        <w:t xml:space="preserve">either through </w:t>
      </w:r>
      <w:r w:rsidR="007B6D96">
        <w:rPr>
          <w:rFonts w:ascii="Times New Roman" w:hAnsi="Times New Roman" w:cs="Times New Roman"/>
        </w:rPr>
        <w:t xml:space="preserve">reactive </w:t>
      </w:r>
      <w:r w:rsidR="00FB5EAD">
        <w:rPr>
          <w:rFonts w:ascii="Times New Roman" w:hAnsi="Times New Roman" w:cs="Times New Roman"/>
        </w:rPr>
        <w:t>mechanisms</w:t>
      </w:r>
      <w:r w:rsidR="007B6D96">
        <w:rPr>
          <w:rFonts w:ascii="Times New Roman" w:hAnsi="Times New Roman" w:cs="Times New Roman"/>
        </w:rPr>
        <w:t xml:space="preserve"> that</w:t>
      </w:r>
      <w:r w:rsidR="00755C9D" w:rsidRPr="00FE11C7">
        <w:rPr>
          <w:rFonts w:ascii="Times New Roman" w:hAnsi="Times New Roman" w:cs="Times New Roman"/>
        </w:rPr>
        <w:t xml:space="preserve"> </w:t>
      </w:r>
      <w:r w:rsidR="00FB5EAD">
        <w:rPr>
          <w:rFonts w:ascii="Times New Roman" w:hAnsi="Times New Roman" w:cs="Times New Roman"/>
        </w:rPr>
        <w:t>adapt to</w:t>
      </w:r>
      <w:r w:rsidR="007B6D96">
        <w:rPr>
          <w:rFonts w:ascii="Times New Roman" w:hAnsi="Times New Roman" w:cs="Times New Roman"/>
        </w:rPr>
        <w:t xml:space="preserve"> traffic</w:t>
      </w:r>
      <w:r w:rsidR="00611250" w:rsidRPr="00FE11C7">
        <w:rPr>
          <w:rFonts w:ascii="Times New Roman" w:hAnsi="Times New Roman" w:cs="Times New Roman"/>
        </w:rPr>
        <w:t xml:space="preserve"> </w:t>
      </w:r>
      <w:r w:rsidR="007B6D96">
        <w:rPr>
          <w:rFonts w:ascii="Times New Roman" w:hAnsi="Times New Roman" w:cs="Times New Roman"/>
        </w:rPr>
        <w:t xml:space="preserve">or </w:t>
      </w:r>
      <w:r w:rsidR="004C10AC">
        <w:rPr>
          <w:rFonts w:ascii="Times New Roman" w:hAnsi="Times New Roman" w:cs="Times New Roman"/>
        </w:rPr>
        <w:t xml:space="preserve">proactive </w:t>
      </w:r>
      <w:r w:rsidR="00BB65DB">
        <w:rPr>
          <w:rFonts w:ascii="Times New Roman" w:hAnsi="Times New Roman" w:cs="Times New Roman"/>
        </w:rPr>
        <w:t>measure</w:t>
      </w:r>
      <w:r w:rsidR="00755C9D" w:rsidRPr="00FE11C7">
        <w:rPr>
          <w:rFonts w:ascii="Times New Roman" w:hAnsi="Times New Roman" w:cs="Times New Roman"/>
        </w:rPr>
        <w:t xml:space="preserve">s that avoid </w:t>
      </w:r>
      <w:r w:rsidR="00FB5EAD">
        <w:rPr>
          <w:rFonts w:ascii="Times New Roman" w:hAnsi="Times New Roman" w:cs="Times New Roman"/>
        </w:rPr>
        <w:t xml:space="preserve">traffic </w:t>
      </w:r>
      <w:r w:rsidR="00755C9D" w:rsidRPr="00FE11C7">
        <w:rPr>
          <w:rFonts w:ascii="Times New Roman" w:hAnsi="Times New Roman" w:cs="Times New Roman"/>
        </w:rPr>
        <w:t>disruptions</w:t>
      </w:r>
      <w:r w:rsidR="00435A03" w:rsidRPr="00087EBB">
        <w:rPr>
          <w:rFonts w:ascii="Times New Roman" w:hAnsi="Times New Roman" w:cs="Times New Roman"/>
        </w:rPr>
        <w:t xml:space="preserve"> </w:t>
      </w:r>
      <w:r w:rsidR="00435A03" w:rsidRPr="00087EBB">
        <w:rPr>
          <w:rFonts w:ascii="Times New Roman" w:hAnsi="Times New Roman" w:cs="Times New Roman"/>
          <w:color w:val="auto"/>
        </w:rPr>
        <w:t>(</w:t>
      </w:r>
      <w:r w:rsidR="00954683">
        <w:rPr>
          <w:rFonts w:ascii="Times New Roman" w:hAnsi="Times New Roman" w:cs="Times New Roman"/>
          <w:i/>
          <w:color w:val="auto"/>
        </w:rPr>
        <w:t>Fig.</w:t>
      </w:r>
      <w:r w:rsidR="00435A03" w:rsidRPr="00087EBB">
        <w:rPr>
          <w:rFonts w:ascii="Times New Roman" w:hAnsi="Times New Roman" w:cs="Times New Roman"/>
          <w:i/>
          <w:color w:val="auto"/>
        </w:rPr>
        <w:t xml:space="preserve"> 1B</w:t>
      </w:r>
      <w:r w:rsidR="00435A03" w:rsidRPr="00087EBB">
        <w:rPr>
          <w:rFonts w:ascii="Times New Roman" w:hAnsi="Times New Roman" w:cs="Times New Roman"/>
          <w:color w:val="auto"/>
        </w:rPr>
        <w:t>)</w:t>
      </w:r>
      <w:r w:rsidR="009F3E5F" w:rsidRPr="00087EBB">
        <w:rPr>
          <w:rFonts w:ascii="Times New Roman" w:hAnsi="Times New Roman" w:cs="Times New Roman"/>
          <w:i/>
        </w:rPr>
        <w:t>.</w:t>
      </w:r>
    </w:p>
    <w:p w14:paraId="4B14783C" w14:textId="77777777" w:rsidR="00FB5EAD" w:rsidRDefault="00FB5EAD" w:rsidP="00FB5EAD">
      <w:pPr>
        <w:pStyle w:val="Default"/>
        <w:jc w:val="both"/>
        <w:rPr>
          <w:rFonts w:ascii="Times New Roman" w:hAnsi="Times New Roman" w:cs="Times New Roman"/>
          <w:color w:val="auto"/>
        </w:rPr>
      </w:pPr>
    </w:p>
    <w:p w14:paraId="6BD0A723" w14:textId="77270991" w:rsidR="005E1B32" w:rsidRPr="00BD49B4" w:rsidRDefault="00D971B2" w:rsidP="00FB5EAD">
      <w:pPr>
        <w:pStyle w:val="Default"/>
        <w:jc w:val="both"/>
        <w:rPr>
          <w:rFonts w:ascii="Times New Roman" w:hAnsi="Times New Roman" w:cs="Times New Roman"/>
        </w:rPr>
      </w:pPr>
      <w:r>
        <w:rPr>
          <w:rFonts w:ascii="Times New Roman" w:hAnsi="Times New Roman" w:cs="Times New Roman"/>
        </w:rPr>
        <w:t xml:space="preserve">Ant experiments: </w:t>
      </w:r>
      <w:r w:rsidR="00AE3323" w:rsidRPr="00FE11C7">
        <w:rPr>
          <w:rFonts w:ascii="Times New Roman" w:hAnsi="Times New Roman" w:cs="Times New Roman"/>
        </w:rPr>
        <w:t>Small</w:t>
      </w:r>
      <w:r w:rsidR="00243E46" w:rsidRPr="00FE11C7">
        <w:rPr>
          <w:rFonts w:ascii="Times New Roman" w:hAnsi="Times New Roman" w:cs="Times New Roman"/>
        </w:rPr>
        <w:t xml:space="preserve"> groups</w:t>
      </w:r>
      <w:r w:rsidR="007C6175" w:rsidRPr="00FE11C7">
        <w:rPr>
          <w:rFonts w:ascii="Times New Roman" w:hAnsi="Times New Roman" w:cs="Times New Roman"/>
        </w:rPr>
        <w:t xml:space="preserve"> (~30)</w:t>
      </w:r>
      <w:r w:rsidR="00243E46" w:rsidRPr="00FE11C7">
        <w:rPr>
          <w:rFonts w:ascii="Times New Roman" w:hAnsi="Times New Roman" w:cs="Times New Roman"/>
        </w:rPr>
        <w:t xml:space="preserve"> of </w:t>
      </w:r>
      <w:r w:rsidR="002104E3" w:rsidRPr="00FE11C7">
        <w:rPr>
          <w:rFonts w:ascii="Times New Roman" w:hAnsi="Times New Roman" w:cs="Times New Roman"/>
          <w:i/>
        </w:rPr>
        <w:t>S. invicta</w:t>
      </w:r>
      <w:r w:rsidR="009B2FAF" w:rsidRPr="00FE11C7">
        <w:rPr>
          <w:rFonts w:ascii="Times New Roman" w:hAnsi="Times New Roman" w:cs="Times New Roman"/>
        </w:rPr>
        <w:t xml:space="preserve"> workers</w:t>
      </w:r>
      <w:r w:rsidR="00B009E7" w:rsidRPr="00FE11C7">
        <w:rPr>
          <w:rFonts w:ascii="Times New Roman" w:hAnsi="Times New Roman" w:cs="Times New Roman"/>
        </w:rPr>
        <w:t xml:space="preserve"> </w:t>
      </w:r>
      <w:r w:rsidR="00AE3323" w:rsidRPr="00FE11C7">
        <w:rPr>
          <w:rFonts w:ascii="Times New Roman" w:hAnsi="Times New Roman" w:cs="Times New Roman"/>
        </w:rPr>
        <w:t>were placed in transparent containers</w:t>
      </w:r>
      <w:r w:rsidR="00890108" w:rsidRPr="00FE11C7">
        <w:rPr>
          <w:rFonts w:ascii="Times New Roman" w:hAnsi="Times New Roman" w:cs="Times New Roman"/>
        </w:rPr>
        <w:t xml:space="preserve"> </w:t>
      </w:r>
      <w:r w:rsidR="00AE3323" w:rsidRPr="00FE11C7">
        <w:rPr>
          <w:rFonts w:ascii="Times New Roman" w:hAnsi="Times New Roman" w:cs="Times New Roman"/>
        </w:rPr>
        <w:t>of</w:t>
      </w:r>
      <w:r w:rsidR="00CA26CD" w:rsidRPr="00FE11C7">
        <w:rPr>
          <w:rFonts w:ascii="Times New Roman" w:hAnsi="Times New Roman" w:cs="Times New Roman"/>
        </w:rPr>
        <w:t xml:space="preserve"> wetted</w:t>
      </w:r>
      <w:r w:rsidR="00B009E7" w:rsidRPr="00FE11C7">
        <w:rPr>
          <w:rFonts w:ascii="Times New Roman" w:hAnsi="Times New Roman" w:cs="Times New Roman"/>
        </w:rPr>
        <w:t xml:space="preserve"> </w:t>
      </w:r>
      <w:r w:rsidR="00CA26CD" w:rsidRPr="00FE11C7">
        <w:rPr>
          <w:rFonts w:ascii="Times New Roman" w:hAnsi="Times New Roman" w:cs="Times New Roman"/>
        </w:rPr>
        <w:t xml:space="preserve">glass particles </w:t>
      </w:r>
      <w:r w:rsidR="00BF7824" w:rsidRPr="00FE11C7">
        <w:rPr>
          <w:rFonts w:ascii="Times New Roman" w:hAnsi="Times New Roman" w:cs="Times New Roman"/>
        </w:rPr>
        <w:t>(</w:t>
      </w:r>
      <w:r w:rsidR="0014583E">
        <w:rPr>
          <w:rFonts w:ascii="Times New Roman" w:hAnsi="Times New Roman" w:cs="Times New Roman"/>
          <w:i/>
        </w:rPr>
        <w:t>Fig.</w:t>
      </w:r>
      <w:r w:rsidR="00BF7824" w:rsidRPr="00FE11C7">
        <w:rPr>
          <w:rFonts w:ascii="Times New Roman" w:hAnsi="Times New Roman" w:cs="Times New Roman"/>
          <w:i/>
        </w:rPr>
        <w:t xml:space="preserve"> </w:t>
      </w:r>
      <w:r w:rsidR="00273606" w:rsidRPr="00FE11C7">
        <w:rPr>
          <w:rFonts w:ascii="Times New Roman" w:hAnsi="Times New Roman" w:cs="Times New Roman"/>
          <w:i/>
        </w:rPr>
        <w:t>2</w:t>
      </w:r>
      <w:r w:rsidR="00BF7824" w:rsidRPr="00FE11C7">
        <w:rPr>
          <w:rFonts w:ascii="Times New Roman" w:hAnsi="Times New Roman" w:cs="Times New Roman"/>
          <w:i/>
        </w:rPr>
        <w:t>A</w:t>
      </w:r>
      <w:r w:rsidR="00BF7824" w:rsidRPr="00FE11C7">
        <w:rPr>
          <w:rFonts w:ascii="Times New Roman" w:hAnsi="Times New Roman" w:cs="Times New Roman"/>
        </w:rPr>
        <w:t>)</w:t>
      </w:r>
      <w:r w:rsidR="00BB65DB">
        <w:rPr>
          <w:rFonts w:ascii="Times New Roman" w:hAnsi="Times New Roman" w:cs="Times New Roman"/>
        </w:rPr>
        <w:t xml:space="preserve"> with a s</w:t>
      </w:r>
      <w:r w:rsidR="00947716" w:rsidRPr="00FE11C7">
        <w:rPr>
          <w:rFonts w:ascii="Times New Roman" w:hAnsi="Times New Roman" w:cs="Times New Roman"/>
        </w:rPr>
        <w:t>oil m</w:t>
      </w:r>
      <w:r w:rsidR="006D2A7E" w:rsidRPr="00FE11C7">
        <w:rPr>
          <w:rFonts w:ascii="Times New Roman" w:hAnsi="Times New Roman" w:cs="Times New Roman"/>
        </w:rPr>
        <w:t>oisture content</w:t>
      </w:r>
      <w:r w:rsidR="00CE40F9">
        <w:rPr>
          <w:rFonts w:ascii="Times New Roman" w:hAnsi="Times New Roman" w:cs="Times New Roman"/>
        </w:rPr>
        <w:t xml:space="preserve"> </w:t>
      </w:r>
      <w:r w:rsidR="00BB65DB">
        <w:rPr>
          <w:rFonts w:ascii="Times New Roman" w:hAnsi="Times New Roman" w:cs="Times New Roman"/>
        </w:rPr>
        <w:t>of</w:t>
      </w:r>
      <w:r w:rsidR="006D2A7E" w:rsidRPr="00FE11C7">
        <w:rPr>
          <w:rFonts w:ascii="Times New Roman" w:hAnsi="Times New Roman" w:cs="Times New Roman"/>
        </w:rPr>
        <w:t xml:space="preserve"> </w:t>
      </w:r>
      <w:r w:rsidR="00AE3323" w:rsidRPr="00FE11C7">
        <w:rPr>
          <w:rFonts w:ascii="Times New Roman" w:hAnsi="Times New Roman" w:cs="Times New Roman"/>
        </w:rPr>
        <w:t xml:space="preserve">1 </w:t>
      </w:r>
      <w:r>
        <w:rPr>
          <w:rFonts w:ascii="Times New Roman" w:hAnsi="Times New Roman" w:cs="Times New Roman"/>
        </w:rPr>
        <w:t xml:space="preserve">or </w:t>
      </w:r>
      <w:r w:rsidR="00AE3323" w:rsidRPr="00FE11C7">
        <w:rPr>
          <w:rFonts w:ascii="Times New Roman" w:hAnsi="Times New Roman" w:cs="Times New Roman"/>
        </w:rPr>
        <w:t>10 percent of total particle</w:t>
      </w:r>
      <w:r w:rsidR="006D2A7E" w:rsidRPr="00FE11C7">
        <w:rPr>
          <w:rFonts w:ascii="Times New Roman" w:hAnsi="Times New Roman" w:cs="Times New Roman"/>
        </w:rPr>
        <w:t xml:space="preserve"> </w:t>
      </w:r>
      <w:r w:rsidR="00AE3323" w:rsidRPr="00FE11C7">
        <w:rPr>
          <w:rFonts w:ascii="Times New Roman" w:hAnsi="Times New Roman" w:cs="Times New Roman"/>
        </w:rPr>
        <w:t>weight</w:t>
      </w:r>
      <w:r w:rsidR="00E862D1">
        <w:rPr>
          <w:rFonts w:ascii="Times New Roman" w:hAnsi="Times New Roman" w:cs="Times New Roman"/>
        </w:rPr>
        <w:t xml:space="preserve"> (3 trials each)</w:t>
      </w:r>
      <w:r w:rsidR="006D2A7E" w:rsidRPr="00FE11C7">
        <w:rPr>
          <w:rFonts w:ascii="Times New Roman" w:hAnsi="Times New Roman" w:cs="Times New Roman"/>
        </w:rPr>
        <w:t xml:space="preserve">. </w:t>
      </w:r>
      <w:r w:rsidR="00AE3323" w:rsidRPr="00FE11C7">
        <w:rPr>
          <w:rFonts w:ascii="Times New Roman" w:hAnsi="Times New Roman" w:cs="Times New Roman"/>
        </w:rPr>
        <w:t xml:space="preserve">Ants </w:t>
      </w:r>
      <w:r w:rsidR="00FE11C7">
        <w:rPr>
          <w:rFonts w:ascii="Times New Roman" w:hAnsi="Times New Roman" w:cs="Times New Roman"/>
        </w:rPr>
        <w:t>excavated</w:t>
      </w:r>
      <w:r w:rsidR="00AE3323" w:rsidRPr="00FE11C7">
        <w:rPr>
          <w:rFonts w:ascii="Times New Roman" w:hAnsi="Times New Roman" w:cs="Times New Roman"/>
        </w:rPr>
        <w:t xml:space="preserve"> </w:t>
      </w:r>
      <w:r w:rsidR="00CB194B">
        <w:rPr>
          <w:rFonts w:ascii="Times New Roman" w:hAnsi="Times New Roman" w:cs="Times New Roman"/>
        </w:rPr>
        <w:t xml:space="preserve">for 48 hours (with a single ant entering the tunnel as much as 426 times) </w:t>
      </w:r>
      <w:r w:rsidR="00AE3323" w:rsidRPr="00FE11C7">
        <w:rPr>
          <w:rFonts w:ascii="Times New Roman" w:hAnsi="Times New Roman" w:cs="Times New Roman"/>
        </w:rPr>
        <w:t xml:space="preserve">along the container wall and used a variety of techniques to collect grains, form a pellet, and ascend the tunnel for deposition </w:t>
      </w:r>
      <w:r w:rsidR="00AE3323" w:rsidRPr="00FE11C7">
        <w:rPr>
          <w:rFonts w:ascii="Times New Roman" w:hAnsi="Times New Roman" w:cs="Times New Roman"/>
        </w:rPr>
        <w:fldChar w:fldCharType="begin"/>
      </w:r>
      <w:r w:rsidR="00AC61BA">
        <w:rPr>
          <w:rFonts w:ascii="Times New Roman" w:hAnsi="Times New Roman" w:cs="Times New Roman"/>
        </w:rPr>
        <w:instrText xml:space="preserve"> ADDIN EN.CITE &lt;EndNote&gt;&lt;Cite&gt;&lt;Author&gt;Monaenkova&lt;/Author&gt;&lt;Year&gt;2015&lt;/Year&gt;&lt;RecNum&gt;5153&lt;/RecNum&gt;&lt;DisplayText&gt;(&lt;style face="italic"&gt;21&lt;/style&gt;)&lt;/DisplayText&gt;&lt;record&gt;&lt;rec-number&gt;5153&lt;/rec-number&gt;&lt;foreign-keys&gt;&lt;key app="EN" db-id="w59awe9xq5zerae20sqxv92hpefpawax0zfs" timestamp="1438011113"&gt;5153&lt;/key&gt;&lt;/foreign-keys&gt;&lt;ref-type name="Journal Article"&gt;17&lt;/ref-type&gt;&lt;contributors&gt;&lt;authors&gt;&lt;author&gt;Monaenkova, Daria&lt;/author&gt;&lt;author&gt;Gravish, Nick&lt;/author&gt;&lt;author&gt;Rodriguez, Greggory&lt;/author&gt;&lt;author&gt;Kutner, Rachel&lt;/author&gt;&lt;author&gt;Goodisman, Michael AD&lt;/author&gt;&lt;author&gt;Goldman, Daniel I&lt;/author&gt;&lt;/authors&gt;&lt;/contributors&gt;&lt;titles&gt;&lt;title&gt;Behavioral and mechanical determinants of collective subsurface nest excavation&lt;/title&gt;&lt;secondary-title&gt;The Journal of experimental biology&lt;/secondary-title&gt;&lt;/titles&gt;&lt;periodical&gt;&lt;full-title&gt;The journal of experimental biology&lt;/full-title&gt;&lt;/periodical&gt;&lt;pages&gt;1295-1305&lt;/pages&gt;&lt;volume&gt;218&lt;/volume&gt;&lt;number&gt;9&lt;/number&gt;&lt;dates&gt;&lt;year&gt;2015&lt;/year&gt;&lt;/dates&gt;&lt;isbn&gt;0022-0949&lt;/isbn&gt;&lt;urls&gt;&lt;/urls&gt;&lt;/record&gt;&lt;/Cite&gt;&lt;/EndNote&gt;</w:instrText>
      </w:r>
      <w:r w:rsidR="00AE3323" w:rsidRPr="00FE11C7">
        <w:rPr>
          <w:rFonts w:ascii="Times New Roman" w:hAnsi="Times New Roman" w:cs="Times New Roman"/>
        </w:rPr>
        <w:fldChar w:fldCharType="separate"/>
      </w:r>
      <w:r w:rsidR="00AC61BA">
        <w:rPr>
          <w:rFonts w:ascii="Times New Roman" w:hAnsi="Times New Roman" w:cs="Times New Roman"/>
          <w:noProof/>
        </w:rPr>
        <w:t>(</w:t>
      </w:r>
      <w:hyperlink w:anchor="_ENREF_21" w:tooltip="Monaenkova, 2015 #5153" w:history="1">
        <w:r w:rsidR="00AC61BA" w:rsidRPr="00AC61BA">
          <w:rPr>
            <w:rFonts w:ascii="Times New Roman" w:hAnsi="Times New Roman" w:cs="Times New Roman"/>
            <w:i/>
            <w:noProof/>
          </w:rPr>
          <w:t>21</w:t>
        </w:r>
      </w:hyperlink>
      <w:r w:rsidR="00AC61BA">
        <w:rPr>
          <w:rFonts w:ascii="Times New Roman" w:hAnsi="Times New Roman" w:cs="Times New Roman"/>
          <w:noProof/>
        </w:rPr>
        <w:t>)</w:t>
      </w:r>
      <w:r w:rsidR="00AE3323" w:rsidRPr="00FE11C7">
        <w:rPr>
          <w:rFonts w:ascii="Times New Roman" w:hAnsi="Times New Roman" w:cs="Times New Roman"/>
        </w:rPr>
        <w:fldChar w:fldCharType="end"/>
      </w:r>
      <w:r w:rsidR="00AE3323" w:rsidRPr="00FE11C7">
        <w:rPr>
          <w:rFonts w:ascii="Times New Roman" w:hAnsi="Times New Roman" w:cs="Times New Roman"/>
        </w:rPr>
        <w:t xml:space="preserve">. </w:t>
      </w:r>
      <w:r w:rsidR="00B00866">
        <w:rPr>
          <w:rFonts w:ascii="Times New Roman" w:hAnsi="Times New Roman" w:cs="Times New Roman"/>
        </w:rPr>
        <w:t>A</w:t>
      </w:r>
      <w:r w:rsidR="00AE3323" w:rsidRPr="00FE11C7">
        <w:rPr>
          <w:rFonts w:ascii="Times New Roman" w:hAnsi="Times New Roman" w:cs="Times New Roman"/>
        </w:rPr>
        <w:t xml:space="preserve"> camera </w:t>
      </w:r>
      <w:r w:rsidR="00FE11C7" w:rsidRPr="00FE11C7">
        <w:rPr>
          <w:rFonts w:ascii="Times New Roman" w:hAnsi="Times New Roman" w:cs="Times New Roman"/>
        </w:rPr>
        <w:t xml:space="preserve">mounted to a motorized linear stage </w:t>
      </w:r>
      <w:r w:rsidR="00AF0D5D">
        <w:rPr>
          <w:rFonts w:ascii="Times New Roman" w:hAnsi="Times New Roman" w:cs="Times New Roman"/>
        </w:rPr>
        <w:t>tracked</w:t>
      </w:r>
      <w:r w:rsidR="00FE11C7" w:rsidRPr="00FE11C7">
        <w:rPr>
          <w:rFonts w:ascii="Times New Roman" w:hAnsi="Times New Roman" w:cs="Times New Roman"/>
        </w:rPr>
        <w:t xml:space="preserve"> </w:t>
      </w:r>
      <w:r w:rsidR="00AE3323" w:rsidRPr="00FE11C7">
        <w:rPr>
          <w:rFonts w:ascii="Times New Roman" w:hAnsi="Times New Roman" w:cs="Times New Roman"/>
        </w:rPr>
        <w:t>the tunnel face as it was excavated (</w:t>
      </w:r>
      <w:r w:rsidR="0014583E">
        <w:rPr>
          <w:rFonts w:ascii="Times New Roman" w:hAnsi="Times New Roman" w:cs="Times New Roman"/>
          <w:i/>
        </w:rPr>
        <w:t>Fig. 2A</w:t>
      </w:r>
      <w:r w:rsidR="00AE3323" w:rsidRPr="00FE11C7">
        <w:rPr>
          <w:rFonts w:ascii="Times New Roman" w:hAnsi="Times New Roman" w:cs="Times New Roman"/>
          <w:i/>
        </w:rPr>
        <w:t xml:space="preserve">, </w:t>
      </w:r>
      <w:r w:rsidR="00E61A6A">
        <w:rPr>
          <w:rFonts w:ascii="Times New Roman" w:hAnsi="Times New Roman" w:cs="Times New Roman"/>
          <w:i/>
        </w:rPr>
        <w:t>supplementary materials</w:t>
      </w:r>
      <w:r w:rsidR="00AE3323" w:rsidRPr="00FE11C7">
        <w:rPr>
          <w:rFonts w:ascii="Times New Roman" w:hAnsi="Times New Roman" w:cs="Times New Roman"/>
        </w:rPr>
        <w:t>).</w:t>
      </w:r>
      <w:r w:rsidR="005E1B32">
        <w:rPr>
          <w:rFonts w:ascii="Times New Roman" w:hAnsi="Times New Roman" w:cs="Times New Roman"/>
        </w:rPr>
        <w:t xml:space="preserve"> </w:t>
      </w:r>
      <w:r w:rsidR="00D40B5F">
        <w:rPr>
          <w:rFonts w:ascii="Times New Roman" w:hAnsi="Times New Roman" w:cs="Times New Roman"/>
        </w:rPr>
        <w:t xml:space="preserve">We distinguished </w:t>
      </w:r>
      <w:r w:rsidR="00B47E3B">
        <w:rPr>
          <w:rFonts w:ascii="Times New Roman" w:hAnsi="Times New Roman" w:cs="Times New Roman"/>
        </w:rPr>
        <w:t>individual</w:t>
      </w:r>
      <w:r w:rsidR="00D40B5F">
        <w:rPr>
          <w:rFonts w:ascii="Times New Roman" w:hAnsi="Times New Roman" w:cs="Times New Roman"/>
        </w:rPr>
        <w:t xml:space="preserve"> ant </w:t>
      </w:r>
      <w:r w:rsidR="00B47E3B">
        <w:rPr>
          <w:rFonts w:ascii="Times New Roman" w:hAnsi="Times New Roman" w:cs="Times New Roman"/>
        </w:rPr>
        <w:t xml:space="preserve">activity </w:t>
      </w:r>
      <w:r w:rsidR="00D40B5F">
        <w:rPr>
          <w:rFonts w:ascii="Times New Roman" w:hAnsi="Times New Roman" w:cs="Times New Roman"/>
        </w:rPr>
        <w:t>by</w:t>
      </w:r>
      <w:r w:rsidR="00737300" w:rsidRPr="00FE11C7">
        <w:rPr>
          <w:rFonts w:ascii="Times New Roman" w:hAnsi="Times New Roman" w:cs="Times New Roman"/>
        </w:rPr>
        <w:t xml:space="preserve"> mark</w:t>
      </w:r>
      <w:r w:rsidR="00D40B5F">
        <w:rPr>
          <w:rFonts w:ascii="Times New Roman" w:hAnsi="Times New Roman" w:cs="Times New Roman"/>
        </w:rPr>
        <w:t xml:space="preserve">ing </w:t>
      </w:r>
      <w:r>
        <w:rPr>
          <w:rFonts w:ascii="Times New Roman" w:hAnsi="Times New Roman" w:cs="Times New Roman"/>
        </w:rPr>
        <w:t>ant</w:t>
      </w:r>
      <w:r w:rsidR="00FE11C7" w:rsidRPr="00FE11C7">
        <w:rPr>
          <w:rFonts w:ascii="Times New Roman" w:hAnsi="Times New Roman" w:cs="Times New Roman"/>
        </w:rPr>
        <w:t xml:space="preserve"> abdomen</w:t>
      </w:r>
      <w:r w:rsidR="00D40B5F">
        <w:rPr>
          <w:rFonts w:ascii="Times New Roman" w:hAnsi="Times New Roman" w:cs="Times New Roman"/>
        </w:rPr>
        <w:t>s</w:t>
      </w:r>
      <w:r w:rsidR="00FE11C7" w:rsidRPr="00FE11C7">
        <w:rPr>
          <w:rFonts w:ascii="Times New Roman" w:hAnsi="Times New Roman" w:cs="Times New Roman"/>
        </w:rPr>
        <w:t xml:space="preserve"> with</w:t>
      </w:r>
      <w:r w:rsidR="00737300" w:rsidRPr="00FE11C7">
        <w:rPr>
          <w:rFonts w:ascii="Times New Roman" w:hAnsi="Times New Roman" w:cs="Times New Roman"/>
        </w:rPr>
        <w:t xml:space="preserve"> </w:t>
      </w:r>
      <w:r w:rsidR="00FE11C7" w:rsidRPr="00FE11C7">
        <w:rPr>
          <w:rFonts w:ascii="Times New Roman" w:hAnsi="Times New Roman" w:cs="Times New Roman"/>
        </w:rPr>
        <w:t xml:space="preserve">different colors </w:t>
      </w:r>
      <w:r w:rsidR="00737300" w:rsidRPr="00FE11C7">
        <w:rPr>
          <w:rFonts w:ascii="Times New Roman" w:hAnsi="Times New Roman" w:cs="Times New Roman"/>
        </w:rPr>
        <w:t>(</w:t>
      </w:r>
      <w:r w:rsidR="0014583E">
        <w:rPr>
          <w:rFonts w:ascii="Times New Roman" w:hAnsi="Times New Roman" w:cs="Times New Roman"/>
          <w:i/>
        </w:rPr>
        <w:t>Fig.</w:t>
      </w:r>
      <w:r w:rsidR="00737300" w:rsidRPr="00FE11C7">
        <w:rPr>
          <w:rFonts w:ascii="Times New Roman" w:hAnsi="Times New Roman" w:cs="Times New Roman"/>
          <w:i/>
        </w:rPr>
        <w:t xml:space="preserve"> </w:t>
      </w:r>
      <w:r w:rsidR="00AF0D5D">
        <w:rPr>
          <w:rFonts w:ascii="Times New Roman" w:hAnsi="Times New Roman" w:cs="Times New Roman"/>
          <w:i/>
        </w:rPr>
        <w:t>1</w:t>
      </w:r>
      <w:r w:rsidR="00273606" w:rsidRPr="00FE11C7">
        <w:rPr>
          <w:rFonts w:ascii="Times New Roman" w:hAnsi="Times New Roman" w:cs="Times New Roman"/>
          <w:i/>
        </w:rPr>
        <w:t>B</w:t>
      </w:r>
      <w:r w:rsidR="00737300" w:rsidRPr="00FE11C7">
        <w:rPr>
          <w:rFonts w:ascii="Times New Roman" w:hAnsi="Times New Roman" w:cs="Times New Roman"/>
        </w:rPr>
        <w:t xml:space="preserve">). </w:t>
      </w:r>
      <w:r w:rsidR="00FE11C7" w:rsidRPr="00BD49B4">
        <w:rPr>
          <w:rFonts w:ascii="Times New Roman" w:hAnsi="Times New Roman" w:cs="Times New Roman"/>
        </w:rPr>
        <w:t>We logged the presence</w:t>
      </w:r>
      <w:r w:rsidR="00B00866">
        <w:rPr>
          <w:rFonts w:ascii="Times New Roman" w:hAnsi="Times New Roman" w:cs="Times New Roman"/>
        </w:rPr>
        <w:t xml:space="preserve"> and behavior</w:t>
      </w:r>
      <w:r w:rsidR="00FE11C7" w:rsidRPr="00BD49B4">
        <w:rPr>
          <w:rFonts w:ascii="Times New Roman" w:hAnsi="Times New Roman" w:cs="Times New Roman"/>
        </w:rPr>
        <w:t xml:space="preserve"> of each worker </w:t>
      </w:r>
      <w:r w:rsidR="00CE0E35" w:rsidRPr="00BD49B4">
        <w:rPr>
          <w:rFonts w:ascii="Times New Roman" w:hAnsi="Times New Roman" w:cs="Times New Roman"/>
        </w:rPr>
        <w:t xml:space="preserve">that entered the tunnel </w:t>
      </w:r>
      <w:r w:rsidR="00AF0D5D" w:rsidRPr="00BD49B4">
        <w:rPr>
          <w:rFonts w:ascii="Times New Roman" w:hAnsi="Times New Roman" w:cs="Times New Roman"/>
        </w:rPr>
        <w:t>when they</w:t>
      </w:r>
      <w:r w:rsidR="00FE11C7" w:rsidRPr="00BD49B4">
        <w:rPr>
          <w:rFonts w:ascii="Times New Roman" w:hAnsi="Times New Roman" w:cs="Times New Roman"/>
        </w:rPr>
        <w:t xml:space="preserve"> </w:t>
      </w:r>
      <w:r w:rsidR="00AF0D5D" w:rsidRPr="00BD49B4">
        <w:rPr>
          <w:rFonts w:ascii="Times New Roman" w:hAnsi="Times New Roman" w:cs="Times New Roman"/>
        </w:rPr>
        <w:t>were</w:t>
      </w:r>
      <w:r w:rsidR="00FE11C7" w:rsidRPr="00BD49B4">
        <w:rPr>
          <w:rFonts w:ascii="Times New Roman" w:hAnsi="Times New Roman" w:cs="Times New Roman"/>
        </w:rPr>
        <w:t xml:space="preserve"> in view of the camera</w:t>
      </w:r>
      <w:r w:rsidR="0014583E">
        <w:rPr>
          <w:rFonts w:ascii="Times New Roman" w:hAnsi="Times New Roman" w:cs="Times New Roman"/>
        </w:rPr>
        <w:t xml:space="preserve"> (</w:t>
      </w:r>
      <w:r w:rsidR="0014583E" w:rsidRPr="00EF4BE7">
        <w:rPr>
          <w:rFonts w:ascii="Times New Roman" w:hAnsi="Times New Roman" w:cs="Times New Roman"/>
          <w:i/>
        </w:rPr>
        <w:t>Fig. 2</w:t>
      </w:r>
      <w:r w:rsidR="00AF0D5D" w:rsidRPr="00EF4BE7">
        <w:rPr>
          <w:rFonts w:ascii="Times New Roman" w:hAnsi="Times New Roman" w:cs="Times New Roman"/>
          <w:i/>
        </w:rPr>
        <w:t>C</w:t>
      </w:r>
      <w:r w:rsidR="00AF0D5D" w:rsidRPr="00BD49B4">
        <w:rPr>
          <w:rFonts w:ascii="Times New Roman" w:hAnsi="Times New Roman" w:cs="Times New Roman"/>
        </w:rPr>
        <w:t>)</w:t>
      </w:r>
      <w:r w:rsidR="00FE11C7" w:rsidRPr="00BD49B4">
        <w:rPr>
          <w:rFonts w:ascii="Times New Roman" w:hAnsi="Times New Roman" w:cs="Times New Roman"/>
        </w:rPr>
        <w:t>.</w:t>
      </w:r>
      <w:r w:rsidR="00CF626C" w:rsidRPr="00BD49B4">
        <w:rPr>
          <w:rFonts w:ascii="Times New Roman" w:hAnsi="Times New Roman" w:cs="Times New Roman"/>
        </w:rPr>
        <w:t xml:space="preserve"> </w:t>
      </w:r>
      <w:r w:rsidR="003F494F">
        <w:rPr>
          <w:rFonts w:ascii="Times New Roman" w:hAnsi="Times New Roman" w:cs="Times New Roman"/>
        </w:rPr>
        <w:t xml:space="preserve">Ants exhibited a variety of </w:t>
      </w:r>
      <w:r>
        <w:rPr>
          <w:rFonts w:ascii="Times New Roman" w:hAnsi="Times New Roman" w:cs="Times New Roman"/>
        </w:rPr>
        <w:t xml:space="preserve">social </w:t>
      </w:r>
      <w:r w:rsidR="003F494F">
        <w:rPr>
          <w:rFonts w:ascii="Times New Roman" w:hAnsi="Times New Roman" w:cs="Times New Roman"/>
        </w:rPr>
        <w:t xml:space="preserve">behaviors, from workload inequality (i.e. </w:t>
      </w:r>
      <w:r w:rsidR="00B76926">
        <w:rPr>
          <w:rFonts w:ascii="Times New Roman" w:hAnsi="Times New Roman" w:cs="Times New Roman"/>
        </w:rPr>
        <w:t>idleness</w:t>
      </w:r>
      <w:r w:rsidR="003F494F">
        <w:rPr>
          <w:rFonts w:ascii="Times New Roman" w:hAnsi="Times New Roman" w:cs="Times New Roman"/>
        </w:rPr>
        <w:t>) to a likelihood of giving up and retreating the tunnel without pellets</w:t>
      </w:r>
      <w:r>
        <w:rPr>
          <w:rFonts w:ascii="Times New Roman" w:hAnsi="Times New Roman" w:cs="Times New Roman"/>
        </w:rPr>
        <w:t xml:space="preserve"> (reversals), which seemed to be associated with successful collective excavation.</w:t>
      </w:r>
    </w:p>
    <w:p w14:paraId="6D401ADD" w14:textId="77777777" w:rsidR="005E1B32" w:rsidRPr="00BD49B4" w:rsidRDefault="005E1B32" w:rsidP="00CF626C">
      <w:pPr>
        <w:pStyle w:val="Default"/>
        <w:rPr>
          <w:rFonts w:ascii="Times New Roman" w:hAnsi="Times New Roman" w:cs="Times New Roman"/>
        </w:rPr>
      </w:pPr>
    </w:p>
    <w:p w14:paraId="6EB61412" w14:textId="76768B1E" w:rsidR="00F55D67" w:rsidRDefault="00B76926" w:rsidP="00877727">
      <w:pPr>
        <w:pStyle w:val="Default"/>
        <w:rPr>
          <w:rFonts w:ascii="Times New Roman" w:hAnsi="Times New Roman" w:cs="Times New Roman"/>
        </w:rPr>
      </w:pPr>
      <w:r>
        <w:rPr>
          <w:rFonts w:ascii="Times New Roman" w:hAnsi="Times New Roman" w:cs="Times New Roman"/>
        </w:rPr>
        <w:t>Idleness</w:t>
      </w:r>
      <w:r w:rsidR="003F494F" w:rsidRPr="00877727">
        <w:rPr>
          <w:rFonts w:ascii="Times New Roman" w:hAnsi="Times New Roman" w:cs="Times New Roman"/>
        </w:rPr>
        <w:t xml:space="preserve"> was characterized by </w:t>
      </w:r>
      <w:r w:rsidR="00BB65DB" w:rsidRPr="00877727">
        <w:rPr>
          <w:rFonts w:ascii="Times New Roman" w:hAnsi="Times New Roman" w:cs="Times New Roman"/>
        </w:rPr>
        <w:t>workload inequality in the population, whereby a</w:t>
      </w:r>
      <w:r w:rsidR="003F494F" w:rsidRPr="00877727">
        <w:rPr>
          <w:rFonts w:ascii="Times New Roman" w:hAnsi="Times New Roman" w:cs="Times New Roman"/>
        </w:rPr>
        <w:t xml:space="preserve"> significant portion of ants </w:t>
      </w:r>
      <w:r w:rsidR="004C28E5" w:rsidRPr="00877727">
        <w:rPr>
          <w:rFonts w:ascii="Times New Roman" w:hAnsi="Times New Roman" w:cs="Times New Roman"/>
        </w:rPr>
        <w:t>(</w:t>
      </w:r>
      <w:r w:rsidR="00EE196B">
        <w:rPr>
          <w:rFonts w:ascii="Times New Roman" w:hAnsi="Times New Roman" w:cs="Times New Roman"/>
        </w:rPr>
        <w:t xml:space="preserve">27 </w:t>
      </w:r>
      <w:r w:rsidR="00EE196B" w:rsidRPr="00877727">
        <w:rPr>
          <w:rFonts w:ascii="Times New Roman" w:hAnsi="Times New Roman" w:cs="Times New Roman"/>
        </w:rPr>
        <w:t>±</w:t>
      </w:r>
      <w:r w:rsidR="00EE196B">
        <w:rPr>
          <w:rFonts w:ascii="Times New Roman" w:hAnsi="Times New Roman" w:cs="Times New Roman"/>
        </w:rPr>
        <w:t xml:space="preserve"> 17%</w:t>
      </w:r>
      <w:r w:rsidR="004C28E5" w:rsidRPr="00877727">
        <w:rPr>
          <w:rFonts w:ascii="Times New Roman" w:hAnsi="Times New Roman" w:cs="Times New Roman"/>
        </w:rPr>
        <w:t xml:space="preserve">) </w:t>
      </w:r>
      <w:r w:rsidR="00EE196B">
        <w:rPr>
          <w:rFonts w:ascii="Times New Roman" w:hAnsi="Times New Roman" w:cs="Times New Roman"/>
        </w:rPr>
        <w:t xml:space="preserve">never </w:t>
      </w:r>
      <w:r w:rsidR="003F494F" w:rsidRPr="00877727">
        <w:rPr>
          <w:rFonts w:ascii="Times New Roman" w:hAnsi="Times New Roman" w:cs="Times New Roman"/>
        </w:rPr>
        <w:t>entered the tunnel to excavate</w:t>
      </w:r>
      <w:r w:rsidR="004C28E5" w:rsidRPr="00877727">
        <w:rPr>
          <w:rFonts w:ascii="Times New Roman" w:hAnsi="Times New Roman" w:cs="Times New Roman"/>
        </w:rPr>
        <w:t xml:space="preserve"> during the 48-hour period of observation</w:t>
      </w:r>
      <w:r w:rsidR="005E1B32" w:rsidRPr="00877727">
        <w:rPr>
          <w:rFonts w:ascii="Times New Roman" w:hAnsi="Times New Roman" w:cs="Times New Roman"/>
        </w:rPr>
        <w:t xml:space="preserve">. </w:t>
      </w:r>
      <w:r w:rsidR="002104E3" w:rsidRPr="00877727">
        <w:rPr>
          <w:rFonts w:ascii="Times New Roman" w:hAnsi="Times New Roman" w:cs="Times New Roman"/>
        </w:rPr>
        <w:t>Lorenz curves</w:t>
      </w:r>
      <w:r w:rsidR="00B4421D" w:rsidRPr="00877727">
        <w:rPr>
          <w:rFonts w:ascii="Times New Roman" w:hAnsi="Times New Roman" w:cs="Times New Roman"/>
        </w:rPr>
        <w:t xml:space="preserve"> </w:t>
      </w:r>
      <w:r w:rsidR="002104E3" w:rsidRPr="00877727">
        <w:rPr>
          <w:rFonts w:ascii="Times New Roman" w:hAnsi="Times New Roman" w:cs="Times New Roman"/>
        </w:rPr>
        <w:t>(</w:t>
      </w:r>
      <w:r w:rsidR="00E3061C">
        <w:rPr>
          <w:rFonts w:ascii="Times New Roman" w:hAnsi="Times New Roman" w:cs="Times New Roman"/>
          <w:i/>
        </w:rPr>
        <w:t>Fig. 2</w:t>
      </w:r>
      <w:r w:rsidR="00BB2608">
        <w:rPr>
          <w:rFonts w:ascii="Times New Roman" w:hAnsi="Times New Roman" w:cs="Times New Roman"/>
          <w:i/>
        </w:rPr>
        <w:t>D</w:t>
      </w:r>
      <w:r w:rsidR="00BB65DB" w:rsidRPr="00877727">
        <w:rPr>
          <w:rFonts w:ascii="Times New Roman" w:hAnsi="Times New Roman" w:cs="Times New Roman"/>
        </w:rPr>
        <w:t>) illustrate workload inequality by</w:t>
      </w:r>
      <w:r w:rsidR="00340CED" w:rsidRPr="00877727">
        <w:rPr>
          <w:rFonts w:ascii="Times New Roman" w:hAnsi="Times New Roman" w:cs="Times New Roman"/>
        </w:rPr>
        <w:t xml:space="preserve"> </w:t>
      </w:r>
      <w:r w:rsidR="00942943" w:rsidRPr="00877727">
        <w:rPr>
          <w:rFonts w:ascii="Times New Roman" w:hAnsi="Times New Roman" w:cs="Times New Roman"/>
        </w:rPr>
        <w:t>linking</w:t>
      </w:r>
      <w:r w:rsidR="00340CED" w:rsidRPr="00877727">
        <w:rPr>
          <w:rFonts w:ascii="Times New Roman" w:hAnsi="Times New Roman" w:cs="Times New Roman"/>
        </w:rPr>
        <w:t xml:space="preserve"> the cumulative share of workers in the population (rang</w:t>
      </w:r>
      <w:r w:rsidR="009665D6" w:rsidRPr="00877727">
        <w:rPr>
          <w:rFonts w:ascii="Times New Roman" w:hAnsi="Times New Roman" w:cs="Times New Roman"/>
        </w:rPr>
        <w:t xml:space="preserve">ing </w:t>
      </w:r>
      <w:r w:rsidR="00340CED" w:rsidRPr="00877727">
        <w:rPr>
          <w:rFonts w:ascii="Times New Roman" w:hAnsi="Times New Roman" w:cs="Times New Roman"/>
        </w:rPr>
        <w:t xml:space="preserve">from the least to the most </w:t>
      </w:r>
      <w:r w:rsidR="009665D6" w:rsidRPr="00877727">
        <w:rPr>
          <w:rFonts w:ascii="Times New Roman" w:hAnsi="Times New Roman" w:cs="Times New Roman"/>
        </w:rPr>
        <w:t>active</w:t>
      </w:r>
      <w:r w:rsidR="00340CED" w:rsidRPr="00877727">
        <w:rPr>
          <w:rFonts w:ascii="Times New Roman" w:hAnsi="Times New Roman" w:cs="Times New Roman"/>
        </w:rPr>
        <w:t xml:space="preserve"> individuals) to the cumulative </w:t>
      </w:r>
      <w:r w:rsidR="009665D6" w:rsidRPr="00877727">
        <w:rPr>
          <w:rFonts w:ascii="Times New Roman" w:hAnsi="Times New Roman" w:cs="Times New Roman"/>
        </w:rPr>
        <w:t>share of activity by the</w:t>
      </w:r>
      <w:r w:rsidR="00340CED" w:rsidRPr="00877727">
        <w:rPr>
          <w:rFonts w:ascii="Times New Roman" w:hAnsi="Times New Roman" w:cs="Times New Roman"/>
        </w:rPr>
        <w:t xml:space="preserve"> group</w:t>
      </w:r>
      <w:r w:rsidR="00BB65DB" w:rsidRPr="00877727">
        <w:rPr>
          <w:rFonts w:ascii="Times New Roman" w:hAnsi="Times New Roman" w:cs="Times New Roman"/>
        </w:rPr>
        <w:t>, whereby</w:t>
      </w:r>
      <w:r w:rsidR="00340CED" w:rsidRPr="00877727">
        <w:rPr>
          <w:rFonts w:ascii="Times New Roman" w:hAnsi="Times New Roman" w:cs="Times New Roman"/>
        </w:rPr>
        <w:t xml:space="preserve"> </w:t>
      </w:r>
      <w:r w:rsidR="00BB65DB" w:rsidRPr="00877727">
        <w:rPr>
          <w:rFonts w:ascii="Times New Roman" w:hAnsi="Times New Roman" w:cs="Times New Roman"/>
        </w:rPr>
        <w:t>a</w:t>
      </w:r>
      <w:r w:rsidR="009665D6" w:rsidRPr="00877727">
        <w:rPr>
          <w:rFonts w:ascii="Times New Roman" w:hAnsi="Times New Roman" w:cs="Times New Roman"/>
        </w:rPr>
        <w:t xml:space="preserve">n ant is defined as active </w:t>
      </w:r>
      <w:r w:rsidR="00BB65DB" w:rsidRPr="00877727">
        <w:rPr>
          <w:rFonts w:ascii="Times New Roman" w:hAnsi="Times New Roman" w:cs="Times New Roman"/>
        </w:rPr>
        <w:t>while</w:t>
      </w:r>
      <w:r w:rsidR="009665D6" w:rsidRPr="00877727">
        <w:rPr>
          <w:rFonts w:ascii="Times New Roman" w:hAnsi="Times New Roman" w:cs="Times New Roman"/>
        </w:rPr>
        <w:t xml:space="preserve"> present in the tunnel. </w:t>
      </w:r>
      <w:r w:rsidR="00340CED" w:rsidRPr="00877727">
        <w:rPr>
          <w:rFonts w:ascii="Times New Roman" w:hAnsi="Times New Roman" w:cs="Times New Roman"/>
        </w:rPr>
        <w:t xml:space="preserve">The Gini coefficient </w:t>
      </w:r>
      <w:r w:rsidR="00F6241A" w:rsidRPr="00877727">
        <w:rPr>
          <w:rFonts w:ascii="Times New Roman" w:hAnsi="Times New Roman" w:cs="Times New Roman"/>
        </w:rPr>
        <w:fldChar w:fldCharType="begin"/>
      </w:r>
      <w:r w:rsidR="00AC61BA">
        <w:rPr>
          <w:rFonts w:ascii="Times New Roman" w:hAnsi="Times New Roman" w:cs="Times New Roman"/>
        </w:rPr>
        <w:instrText xml:space="preserve"> ADDIN EN.CITE &lt;EndNote&gt;&lt;Cite&gt;&lt;Author&gt;Tenczar&lt;/Author&gt;&lt;Year&gt;2014&lt;/Year&gt;&lt;RecNum&gt;27&lt;/RecNum&gt;&lt;DisplayText&gt;(&lt;style face="italic"&gt;22&lt;/style&gt;)&lt;/DisplayText&gt;&lt;record&gt;&lt;rec-number&gt;27&lt;/rec-number&gt;&lt;foreign-keys&gt;&lt;key app="EN" db-id="dtazzz9t0aep2fe2apfvdvxvxtzze2s9ds2r" timestamp="1483646219"&gt;27&lt;/key&gt;&lt;/foreign-keys&gt;&lt;ref-type name="Journal Article"&gt;17&lt;/ref-type&gt;&lt;contributors&gt;&lt;authors&gt;&lt;author&gt;Tenczar, Paul&lt;/author&gt;&lt;author&gt;Lutz, Claudia C.&lt;/author&gt;&lt;author&gt;Rao, Vikyath D.&lt;/author&gt;&lt;author&gt;Goldenfeld, Nigel&lt;/author&gt;&lt;author&gt;Robinson, Gene E.&lt;/author&gt;&lt;/authors&gt;&lt;/contributors&gt;&lt;titles&gt;&lt;title&gt;Automated monitoring reveals extreme interindividual variation and plasticity in honeybee foraging activity levels&lt;/title&gt;&lt;secondary-title&gt;Animal Behaviour&lt;/secondary-title&gt;&lt;/titles&gt;&lt;periodical&gt;&lt;full-title&gt;Animal Behaviour&lt;/full-title&gt;&lt;/periodical&gt;&lt;pages&gt;41-48&lt;/pages&gt;&lt;volume&gt;95&lt;/volume&gt;&lt;dates&gt;&lt;year&gt;2014&lt;/year&gt;&lt;pub-dates&gt;&lt;date&gt;2014/09&lt;/date&gt;&lt;/pub-dates&gt;&lt;/dates&gt;&lt;publisher&gt;Elsevier BV&lt;/publisher&gt;&lt;isbn&gt;0003-3472&lt;/isbn&gt;&lt;urls&gt;&lt;related-urls&gt;&lt;url&gt;http://dx.doi.org/10.1016/j.anbehav.2014.06.006&lt;/url&gt;&lt;/related-urls&gt;&lt;/urls&gt;&lt;electronic-resource-num&gt;10.1016/j.anbehav.2014.06.006&lt;/electronic-resource-num&gt;&lt;/record&gt;&lt;/Cite&gt;&lt;/EndNote&gt;</w:instrText>
      </w:r>
      <w:r w:rsidR="00F6241A" w:rsidRPr="00877727">
        <w:rPr>
          <w:rFonts w:ascii="Times New Roman" w:hAnsi="Times New Roman" w:cs="Times New Roman"/>
        </w:rPr>
        <w:fldChar w:fldCharType="separate"/>
      </w:r>
      <w:r w:rsidR="00AC61BA">
        <w:rPr>
          <w:rFonts w:ascii="Times New Roman" w:hAnsi="Times New Roman" w:cs="Times New Roman"/>
          <w:noProof/>
        </w:rPr>
        <w:t>(</w:t>
      </w:r>
      <w:hyperlink w:anchor="_ENREF_22" w:tooltip="Tenczar, 2014 #27" w:history="1">
        <w:r w:rsidR="00AC61BA" w:rsidRPr="00AC61BA">
          <w:rPr>
            <w:rFonts w:ascii="Times New Roman" w:hAnsi="Times New Roman" w:cs="Times New Roman"/>
            <w:i/>
            <w:noProof/>
          </w:rPr>
          <w:t>22</w:t>
        </w:r>
      </w:hyperlink>
      <w:r w:rsidR="00AC61BA">
        <w:rPr>
          <w:rFonts w:ascii="Times New Roman" w:hAnsi="Times New Roman" w:cs="Times New Roman"/>
          <w:noProof/>
        </w:rPr>
        <w:t>)</w:t>
      </w:r>
      <w:r w:rsidR="00F6241A" w:rsidRPr="00877727">
        <w:rPr>
          <w:rFonts w:ascii="Times New Roman" w:hAnsi="Times New Roman" w:cs="Times New Roman"/>
        </w:rPr>
        <w:fldChar w:fldCharType="end"/>
      </w:r>
      <w:r w:rsidR="00340CED" w:rsidRPr="00877727">
        <w:rPr>
          <w:rFonts w:ascii="Times New Roman" w:hAnsi="Times New Roman" w:cs="Times New Roman"/>
        </w:rPr>
        <w:t xml:space="preserve"> </w:t>
      </w:r>
      <w:r w:rsidR="004C28E5" w:rsidRPr="00877727">
        <w:rPr>
          <w:rFonts w:ascii="Times New Roman" w:hAnsi="Times New Roman" w:cs="Times New Roman"/>
        </w:rPr>
        <w:t>indicates</w:t>
      </w:r>
      <w:r w:rsidR="00942943" w:rsidRPr="00877727">
        <w:rPr>
          <w:rFonts w:ascii="Times New Roman" w:hAnsi="Times New Roman" w:cs="Times New Roman"/>
        </w:rPr>
        <w:t xml:space="preserve"> the deviation of the workload from either perfectly shared </w:t>
      </w:r>
      <w:r w:rsidR="00D971B2" w:rsidRPr="00877727">
        <w:rPr>
          <w:rFonts w:ascii="Times New Roman" w:hAnsi="Times New Roman" w:cs="Times New Roman"/>
        </w:rPr>
        <w:t>(G</w:t>
      </w:r>
      <w:r w:rsidR="00D971B2">
        <w:rPr>
          <w:rFonts w:ascii="Times New Roman" w:hAnsi="Times New Roman" w:cs="Times New Roman"/>
        </w:rPr>
        <w:t xml:space="preserve"> </w:t>
      </w:r>
      <w:r w:rsidR="00D971B2" w:rsidRPr="00877727">
        <w:rPr>
          <w:rFonts w:ascii="Times New Roman" w:hAnsi="Times New Roman" w:cs="Times New Roman"/>
        </w:rPr>
        <w:t>=</w:t>
      </w:r>
      <w:r w:rsidR="00D971B2">
        <w:rPr>
          <w:rFonts w:ascii="Times New Roman" w:hAnsi="Times New Roman" w:cs="Times New Roman"/>
        </w:rPr>
        <w:t xml:space="preserve"> </w:t>
      </w:r>
      <w:r w:rsidR="00D971B2" w:rsidRPr="00877727">
        <w:rPr>
          <w:rFonts w:ascii="Times New Roman" w:hAnsi="Times New Roman" w:cs="Times New Roman"/>
        </w:rPr>
        <w:t>0</w:t>
      </w:r>
      <w:r w:rsidR="00D971B2">
        <w:rPr>
          <w:rFonts w:ascii="Times New Roman" w:hAnsi="Times New Roman" w:cs="Times New Roman"/>
        </w:rPr>
        <w:t>, all workers work equally</w:t>
      </w:r>
      <w:r w:rsidR="00D971B2" w:rsidRPr="00877727">
        <w:rPr>
          <w:rFonts w:ascii="Times New Roman" w:hAnsi="Times New Roman" w:cs="Times New Roman"/>
        </w:rPr>
        <w:t xml:space="preserve">) </w:t>
      </w:r>
      <w:r w:rsidR="00D971B2">
        <w:rPr>
          <w:rFonts w:ascii="Times New Roman" w:hAnsi="Times New Roman" w:cs="Times New Roman"/>
        </w:rPr>
        <w:t>to</w:t>
      </w:r>
      <w:r w:rsidR="00D971B2" w:rsidRPr="00877727">
        <w:rPr>
          <w:rFonts w:ascii="Times New Roman" w:hAnsi="Times New Roman" w:cs="Times New Roman"/>
        </w:rPr>
        <w:t xml:space="preserve"> completely unequal (</w:t>
      </w:r>
      <w:r w:rsidR="00D971B2">
        <w:rPr>
          <w:rFonts w:ascii="Times New Roman" w:hAnsi="Times New Roman" w:cs="Times New Roman"/>
        </w:rPr>
        <w:t xml:space="preserve">G = 1, </w:t>
      </w:r>
      <w:r w:rsidR="00D971B2" w:rsidRPr="00877727">
        <w:rPr>
          <w:rFonts w:ascii="Times New Roman" w:hAnsi="Times New Roman" w:cs="Times New Roman"/>
        </w:rPr>
        <w:t xml:space="preserve">a single worker </w:t>
      </w:r>
      <w:r w:rsidR="00D971B2">
        <w:rPr>
          <w:rFonts w:ascii="Times New Roman" w:hAnsi="Times New Roman" w:cs="Times New Roman"/>
        </w:rPr>
        <w:t>performs</w:t>
      </w:r>
      <w:r w:rsidR="00D971B2" w:rsidRPr="00877727">
        <w:rPr>
          <w:rFonts w:ascii="Times New Roman" w:hAnsi="Times New Roman" w:cs="Times New Roman"/>
        </w:rPr>
        <w:t xml:space="preserve"> all work).</w:t>
      </w:r>
      <w:r w:rsidR="00D971B2">
        <w:rPr>
          <w:rFonts w:ascii="Times New Roman" w:hAnsi="Times New Roman" w:cs="Times New Roman"/>
        </w:rPr>
        <w:t xml:space="preserve"> </w:t>
      </w:r>
      <w:r w:rsidR="00BD49B4" w:rsidRPr="00877727">
        <w:rPr>
          <w:rFonts w:ascii="Times New Roman" w:hAnsi="Times New Roman" w:cs="Times New Roman"/>
        </w:rPr>
        <w:t>Regardless of soil moisture, Lorenz</w:t>
      </w:r>
      <w:r w:rsidR="00942943" w:rsidRPr="00877727">
        <w:rPr>
          <w:rFonts w:ascii="Times New Roman" w:hAnsi="Times New Roman" w:cs="Times New Roman"/>
        </w:rPr>
        <w:t xml:space="preserve"> curves were approximated </w:t>
      </w:r>
      <w:r w:rsidR="000A6A18">
        <w:rPr>
          <w:rFonts w:ascii="Times New Roman" w:hAnsi="Times New Roman" w:cs="Times New Roman"/>
        </w:rPr>
        <w:t>by power law</w:t>
      </w:r>
      <w:r w:rsidR="005F77AC">
        <w:rPr>
          <w:rFonts w:ascii="Times New Roman" w:hAnsi="Times New Roman" w:cs="Times New Roman"/>
        </w:rPr>
        <w:t xml:space="preserve"> </w:t>
      </w:r>
      <w:r w:rsidR="003F494F" w:rsidRPr="00877727">
        <w:rPr>
          <w:rFonts w:ascii="Times New Roman" w:hAnsi="Times New Roman" w:cs="Times New Roman"/>
        </w:rPr>
        <w:t>relationship</w:t>
      </w:r>
      <w:r w:rsidR="000A6A18">
        <w:rPr>
          <w:rFonts w:ascii="Times New Roman" w:hAnsi="Times New Roman" w:cs="Times New Roman"/>
        </w:rPr>
        <w:t>s</w:t>
      </w:r>
      <w:r w:rsidR="001424D0">
        <w:rPr>
          <w:rFonts w:ascii="Times New Roman" w:hAnsi="Times New Roman" w:cs="Times New Roman"/>
        </w:rPr>
        <w:t xml:space="preserve"> </w:t>
      </w:r>
      <w:r w:rsidR="00EF4BE7">
        <w:rPr>
          <w:rFonts w:ascii="Times New Roman" w:hAnsi="Times New Roman" w:cs="Times New Roman"/>
        </w:rPr>
        <w:t>(</w:t>
      </w:r>
      <w:r w:rsidR="00EF4BE7" w:rsidRPr="00C06A49">
        <w:rPr>
          <w:rFonts w:ascii="Times New Roman" w:hAnsi="Times New Roman" w:cs="Times New Roman"/>
          <w:i/>
        </w:rPr>
        <w:t>Fig. S2</w:t>
      </w:r>
      <w:r w:rsidR="00EF4BE7">
        <w:rPr>
          <w:rFonts w:ascii="Times New Roman" w:hAnsi="Times New Roman" w:cs="Times New Roman"/>
        </w:rPr>
        <w:t>)</w:t>
      </w:r>
      <w:r w:rsidR="00EF4BE7" w:rsidRPr="00877727">
        <w:rPr>
          <w:rFonts w:ascii="Times New Roman" w:hAnsi="Times New Roman" w:cs="Times New Roman"/>
        </w:rPr>
        <w:t xml:space="preserve"> </w:t>
      </w:r>
      <w:r w:rsidR="00942943" w:rsidRPr="00877727">
        <w:rPr>
          <w:rFonts w:ascii="Times New Roman" w:hAnsi="Times New Roman" w:cs="Times New Roman"/>
        </w:rPr>
        <w:t xml:space="preserve">with </w:t>
      </w:r>
      <w:r w:rsidR="00BD49B4" w:rsidRPr="00877727">
        <w:rPr>
          <w:rFonts w:ascii="Times New Roman" w:hAnsi="Times New Roman" w:cs="Times New Roman"/>
          <w:color w:val="000000" w:themeColor="text1"/>
          <w:shd w:val="clear" w:color="auto" w:fill="FFFFFF"/>
        </w:rPr>
        <w:t xml:space="preserve">an average G = </w:t>
      </w:r>
      <w:r w:rsidR="00BD49B4" w:rsidRPr="00877727">
        <w:rPr>
          <w:rFonts w:ascii="Times New Roman" w:hAnsi="Times New Roman" w:cs="Times New Roman"/>
        </w:rPr>
        <w:t>0.</w:t>
      </w:r>
      <w:r w:rsidR="00BF2BD0">
        <w:rPr>
          <w:rFonts w:ascii="Times New Roman" w:hAnsi="Times New Roman" w:cs="Times New Roman"/>
        </w:rPr>
        <w:t>7</w:t>
      </w:r>
      <w:bookmarkStart w:id="5" w:name="OLE_LINK2"/>
      <w:r w:rsidR="00D971B2">
        <w:rPr>
          <w:rFonts w:ascii="Times New Roman" w:hAnsi="Times New Roman" w:cs="Times New Roman"/>
        </w:rPr>
        <w:t xml:space="preserve"> </w:t>
      </w:r>
      <w:r w:rsidR="00BD49B4" w:rsidRPr="00877727">
        <w:rPr>
          <w:rFonts w:ascii="Times New Roman" w:hAnsi="Times New Roman" w:cs="Times New Roman"/>
        </w:rPr>
        <w:t>±</w:t>
      </w:r>
      <w:bookmarkEnd w:id="5"/>
      <w:r w:rsidR="00D971B2">
        <w:rPr>
          <w:rFonts w:ascii="Times New Roman" w:hAnsi="Times New Roman" w:cs="Times New Roman"/>
        </w:rPr>
        <w:t xml:space="preserve"> </w:t>
      </w:r>
      <w:r w:rsidR="00BD49B4" w:rsidRPr="00877727">
        <w:rPr>
          <w:rFonts w:ascii="Times New Roman" w:hAnsi="Times New Roman" w:cs="Times New Roman"/>
        </w:rPr>
        <w:t>0.1</w:t>
      </w:r>
      <w:r w:rsidR="00EF4BE7">
        <w:rPr>
          <w:rFonts w:ascii="Times New Roman" w:hAnsi="Times New Roman" w:cs="Times New Roman"/>
        </w:rPr>
        <w:t>.</w:t>
      </w:r>
      <w:r w:rsidR="00C06A49">
        <w:rPr>
          <w:rFonts w:ascii="Times New Roman" w:hAnsi="Times New Roman" w:cs="Times New Roman"/>
        </w:rPr>
        <w:t xml:space="preserve"> </w:t>
      </w:r>
      <w:r w:rsidR="00F55D67">
        <w:rPr>
          <w:rFonts w:ascii="Times New Roman" w:hAnsi="Times New Roman" w:cs="Times New Roman"/>
        </w:rPr>
        <w:br/>
      </w:r>
    </w:p>
    <w:p w14:paraId="5BF60D98" w14:textId="665CE4DB" w:rsidR="00877727" w:rsidRDefault="00BB2608" w:rsidP="00877727">
      <w:pPr>
        <w:pStyle w:val="Default"/>
        <w:rPr>
          <w:rFonts w:ascii="Times New Roman" w:hAnsi="Times New Roman" w:cs="Times New Roman"/>
        </w:rPr>
      </w:pPr>
      <w:r>
        <w:rPr>
          <w:rFonts w:ascii="Times New Roman" w:hAnsi="Times New Roman" w:cs="Times New Roman"/>
        </w:rPr>
        <w:t>Workload inequality h</w:t>
      </w:r>
      <w:r w:rsidR="009546FB">
        <w:rPr>
          <w:rFonts w:ascii="Times New Roman" w:hAnsi="Times New Roman" w:cs="Times New Roman"/>
        </w:rPr>
        <w:t>as been observed in other</w:t>
      </w:r>
      <w:r w:rsidR="009546FB" w:rsidRPr="00C82F08">
        <w:rPr>
          <w:rFonts w:ascii="Times New Roman" w:hAnsi="Times New Roman" w:cs="Times New Roman"/>
        </w:rPr>
        <w:t xml:space="preserve"> social animals</w:t>
      </w:r>
      <w:r w:rsidR="00C170FA">
        <w:rPr>
          <w:rFonts w:ascii="Times New Roman" w:hAnsi="Times New Roman" w:cs="Times New Roman"/>
        </w:rPr>
        <w:t xml:space="preserve"> </w:t>
      </w:r>
      <w:r w:rsidR="009546FB">
        <w:rPr>
          <w:rFonts w:ascii="Times New Roman" w:hAnsi="Times New Roman" w:cs="Times New Roman"/>
        </w:rPr>
        <w:t>during</w:t>
      </w:r>
      <w:r w:rsidR="009546FB" w:rsidRPr="00C82F08">
        <w:rPr>
          <w:rFonts w:ascii="Times New Roman" w:hAnsi="Times New Roman" w:cs="Times New Roman"/>
        </w:rPr>
        <w:t xml:space="preserve"> foraging </w:t>
      </w:r>
      <w:r w:rsidR="009546FB" w:rsidRPr="00C82F08">
        <w:rPr>
          <w:rFonts w:ascii="Times New Roman" w:hAnsi="Times New Roman" w:cs="Times New Roman"/>
        </w:rPr>
        <w:fldChar w:fldCharType="begin"/>
      </w:r>
      <w:r w:rsidR="00AC61BA">
        <w:rPr>
          <w:rFonts w:ascii="Times New Roman" w:hAnsi="Times New Roman" w:cs="Times New Roman"/>
        </w:rPr>
        <w:instrText xml:space="preserve"> ADDIN EN.CITE &lt;EndNote&gt;&lt;Cite&gt;&lt;Author&gt;Tenczar&lt;/Author&gt;&lt;Year&gt;2014&lt;/Year&gt;&lt;RecNum&gt;27&lt;/RecNum&gt;&lt;DisplayText&gt;(&lt;style face="italic"&gt;22&lt;/style&gt;)&lt;/DisplayText&gt;&lt;record&gt;&lt;rec-number&gt;27&lt;/rec-number&gt;&lt;foreign-keys&gt;&lt;key app="EN" db-id="dtazzz9t0aep2fe2apfvdvxvxtzze2s9ds2r" timestamp="1483646219"&gt;27&lt;/key&gt;&lt;/foreign-keys&gt;&lt;ref-type name="Journal Article"&gt;17&lt;/ref-type&gt;&lt;contributors&gt;&lt;authors&gt;&lt;author&gt;Tenczar, Paul&lt;/author&gt;&lt;author&gt;Lutz, Claudia C.&lt;/author&gt;&lt;author&gt;Rao, Vikyath D.&lt;/author&gt;&lt;author&gt;Goldenfeld, Nigel&lt;/author&gt;&lt;author&gt;Robinson, Gene E.&lt;/author&gt;&lt;/authors&gt;&lt;/contributors&gt;&lt;titles&gt;&lt;title&gt;Automated monitoring reveals extreme interindividual variation and plasticity in honeybee foraging activity levels&lt;/title&gt;&lt;secondary-title&gt;Animal Behaviour&lt;/secondary-title&gt;&lt;/titles&gt;&lt;periodical&gt;&lt;full-title&gt;Animal Behaviour&lt;/full-title&gt;&lt;/periodical&gt;&lt;pages&gt;41-48&lt;/pages&gt;&lt;volume&gt;95&lt;/volume&gt;&lt;dates&gt;&lt;year&gt;2014&lt;/year&gt;&lt;pub-dates&gt;&lt;date&gt;2014/09&lt;/date&gt;&lt;/pub-dates&gt;&lt;/dates&gt;&lt;publisher&gt;Elsevier BV&lt;/publisher&gt;&lt;isbn&gt;0003-3472&lt;/isbn&gt;&lt;urls&gt;&lt;related-urls&gt;&lt;url&gt;http://dx.doi.org/10.1016/j.anbehav.2014.06.006&lt;/url&gt;&lt;/related-urls&gt;&lt;/urls&gt;&lt;electronic-resource-num&gt;10.1016/j.anbehav.2014.06.006&lt;/electronic-resource-num&gt;&lt;/record&gt;&lt;/Cite&gt;&lt;/EndNote&gt;</w:instrText>
      </w:r>
      <w:r w:rsidR="009546FB" w:rsidRPr="00C82F08">
        <w:rPr>
          <w:rFonts w:ascii="Times New Roman" w:hAnsi="Times New Roman" w:cs="Times New Roman"/>
        </w:rPr>
        <w:fldChar w:fldCharType="separate"/>
      </w:r>
      <w:r w:rsidR="00AC61BA">
        <w:rPr>
          <w:rFonts w:ascii="Times New Roman" w:hAnsi="Times New Roman" w:cs="Times New Roman"/>
          <w:noProof/>
        </w:rPr>
        <w:t>(</w:t>
      </w:r>
      <w:hyperlink w:anchor="_ENREF_22" w:tooltip="Tenczar, 2014 #27" w:history="1">
        <w:r w:rsidR="00AC61BA" w:rsidRPr="00AC61BA">
          <w:rPr>
            <w:rFonts w:ascii="Times New Roman" w:hAnsi="Times New Roman" w:cs="Times New Roman"/>
            <w:i/>
            <w:noProof/>
          </w:rPr>
          <w:t>22</w:t>
        </w:r>
      </w:hyperlink>
      <w:r w:rsidR="00AC61BA">
        <w:rPr>
          <w:rFonts w:ascii="Times New Roman" w:hAnsi="Times New Roman" w:cs="Times New Roman"/>
          <w:noProof/>
        </w:rPr>
        <w:t>)</w:t>
      </w:r>
      <w:r w:rsidR="009546FB" w:rsidRPr="00C82F08">
        <w:rPr>
          <w:rFonts w:ascii="Times New Roman" w:hAnsi="Times New Roman" w:cs="Times New Roman"/>
        </w:rPr>
        <w:fldChar w:fldCharType="end"/>
      </w:r>
      <w:r w:rsidR="009546FB" w:rsidRPr="00C82F08">
        <w:rPr>
          <w:rFonts w:ascii="Times New Roman" w:hAnsi="Times New Roman" w:cs="Times New Roman"/>
        </w:rPr>
        <w:t xml:space="preserve">, </w:t>
      </w:r>
      <w:r w:rsidR="009546FB">
        <w:rPr>
          <w:rFonts w:ascii="Times New Roman" w:hAnsi="Times New Roman" w:cs="Times New Roman"/>
        </w:rPr>
        <w:t>whereby</w:t>
      </w:r>
      <w:r w:rsidR="009546FB" w:rsidRPr="00C82F08">
        <w:rPr>
          <w:rFonts w:ascii="Times New Roman" w:hAnsi="Times New Roman" w:cs="Times New Roman"/>
        </w:rPr>
        <w:t xml:space="preserve"> </w:t>
      </w:r>
      <w:r w:rsidR="009546FB">
        <w:rPr>
          <w:rFonts w:ascii="Times New Roman" w:hAnsi="Times New Roman" w:cs="Times New Roman"/>
        </w:rPr>
        <w:t>activity</w:t>
      </w:r>
      <w:r w:rsidR="009546FB" w:rsidRPr="00C82F08">
        <w:rPr>
          <w:rFonts w:ascii="Times New Roman" w:hAnsi="Times New Roman" w:cs="Times New Roman"/>
        </w:rPr>
        <w:t xml:space="preserve"> levels are </w:t>
      </w:r>
      <w:r w:rsidR="009546FB" w:rsidRPr="000B36A8">
        <w:rPr>
          <w:rFonts w:ascii="Times New Roman" w:hAnsi="Times New Roman" w:cs="Times New Roman"/>
        </w:rPr>
        <w:t xml:space="preserve">not necessarily related to worker roles or specialization </w:t>
      </w:r>
      <w:r w:rsidR="009546FB" w:rsidRPr="000B36A8">
        <w:rPr>
          <w:rFonts w:ascii="Times New Roman" w:hAnsi="Times New Roman" w:cs="Times New Roman"/>
        </w:rPr>
        <w:fldChar w:fldCharType="begin"/>
      </w:r>
      <w:r w:rsidR="00AC61BA">
        <w:rPr>
          <w:rFonts w:ascii="Times New Roman" w:hAnsi="Times New Roman" w:cs="Times New Roman"/>
        </w:rPr>
        <w:instrText xml:space="preserve"> ADDIN EN.CITE &lt;EndNote&gt;&lt;Cite&gt;&lt;Author&gt;Tenczar&lt;/Author&gt;&lt;Year&gt;2014&lt;/Year&gt;&lt;RecNum&gt;27&lt;/RecNum&gt;&lt;DisplayText&gt;(&lt;style face="italic"&gt;22&lt;/style&gt;)&lt;/DisplayText&gt;&lt;record&gt;&lt;rec-number&gt;27&lt;/rec-number&gt;&lt;foreign-keys&gt;&lt;key app="EN" db-id="dtazzz9t0aep2fe2apfvdvxvxtzze2s9ds2r" timestamp="1483646219"&gt;27&lt;/key&gt;&lt;/foreign-keys&gt;&lt;ref-type name="Journal Article"&gt;17&lt;/ref-type&gt;&lt;contributors&gt;&lt;authors&gt;&lt;author&gt;Tenczar, Paul&lt;/author&gt;&lt;author&gt;Lutz, Claudia C.&lt;/author&gt;&lt;author&gt;Rao, Vikyath D.&lt;/author&gt;&lt;author&gt;Goldenfeld, Nigel&lt;/author&gt;&lt;author&gt;Robinson, Gene E.&lt;/author&gt;&lt;/authors&gt;&lt;/contributors&gt;&lt;titles&gt;&lt;title&gt;Automated monitoring reveals extreme interindividual variation and plasticity in honeybee foraging activity levels&lt;/title&gt;&lt;secondary-title&gt;Animal Behaviour&lt;/secondary-title&gt;&lt;/titles&gt;&lt;periodical&gt;&lt;full-title&gt;Animal Behaviour&lt;/full-title&gt;&lt;/periodical&gt;&lt;pages&gt;41-48&lt;/pages&gt;&lt;volume&gt;95&lt;/volume&gt;&lt;dates&gt;&lt;year&gt;2014&lt;/year&gt;&lt;pub-dates&gt;&lt;date&gt;2014/09&lt;/date&gt;&lt;/pub-dates&gt;&lt;/dates&gt;&lt;publisher&gt;Elsevier BV&lt;/publisher&gt;&lt;isbn&gt;0003-3472&lt;/isbn&gt;&lt;urls&gt;&lt;related-urls&gt;&lt;url&gt;http://dx.doi.org/10.1016/j.anbehav.2014.06.006&lt;/url&gt;&lt;/related-urls&gt;&lt;/urls&gt;&lt;electronic-resource-num&gt;10.1016/j.anbehav.2014.06.006&lt;/electronic-resource-num&gt;&lt;/record&gt;&lt;/Cite&gt;&lt;/EndNote&gt;</w:instrText>
      </w:r>
      <w:r w:rsidR="009546FB" w:rsidRPr="000B36A8">
        <w:rPr>
          <w:rFonts w:ascii="Times New Roman" w:hAnsi="Times New Roman" w:cs="Times New Roman"/>
        </w:rPr>
        <w:fldChar w:fldCharType="separate"/>
      </w:r>
      <w:r w:rsidR="00AC61BA">
        <w:rPr>
          <w:rFonts w:ascii="Times New Roman" w:hAnsi="Times New Roman" w:cs="Times New Roman"/>
          <w:noProof/>
        </w:rPr>
        <w:t>(</w:t>
      </w:r>
      <w:hyperlink w:anchor="_ENREF_22" w:tooltip="Tenczar, 2014 #27" w:history="1">
        <w:r w:rsidR="00AC61BA" w:rsidRPr="00AC61BA">
          <w:rPr>
            <w:rFonts w:ascii="Times New Roman" w:hAnsi="Times New Roman" w:cs="Times New Roman"/>
            <w:i/>
            <w:noProof/>
          </w:rPr>
          <w:t>22</w:t>
        </w:r>
      </w:hyperlink>
      <w:r w:rsidR="00AC61BA">
        <w:rPr>
          <w:rFonts w:ascii="Times New Roman" w:hAnsi="Times New Roman" w:cs="Times New Roman"/>
          <w:noProof/>
        </w:rPr>
        <w:t>)</w:t>
      </w:r>
      <w:r w:rsidR="009546FB" w:rsidRPr="000B36A8">
        <w:rPr>
          <w:rFonts w:ascii="Times New Roman" w:hAnsi="Times New Roman" w:cs="Times New Roman"/>
        </w:rPr>
        <w:fldChar w:fldCharType="end"/>
      </w:r>
      <w:r w:rsidR="009546FB" w:rsidRPr="000B36A8">
        <w:rPr>
          <w:rFonts w:ascii="Times New Roman" w:hAnsi="Times New Roman" w:cs="Times New Roman"/>
        </w:rPr>
        <w:t xml:space="preserve"> and may change depending on the colony needs </w:t>
      </w:r>
      <w:r w:rsidR="009546FB" w:rsidRPr="000B36A8">
        <w:rPr>
          <w:rFonts w:ascii="Times New Roman" w:hAnsi="Times New Roman" w:cs="Times New Roman"/>
        </w:rPr>
        <w:fldChar w:fldCharType="begin"/>
      </w:r>
      <w:r w:rsidR="00AC61BA">
        <w:rPr>
          <w:rFonts w:ascii="Times New Roman" w:hAnsi="Times New Roman" w:cs="Times New Roman"/>
        </w:rPr>
        <w:instrText xml:space="preserve"> ADDIN EN.CITE &lt;EndNote&gt;&lt;Cite&gt;&lt;Author&gt;Robinson&lt;/Author&gt;&lt;Year&gt;2009&lt;/Year&gt;&lt;RecNum&gt;13&lt;/RecNum&gt;&lt;DisplayText&gt;(&lt;style face="italic"&gt;23&lt;/style&gt;)&lt;/DisplayText&gt;&lt;record&gt;&lt;rec-number&gt;13&lt;/rec-number&gt;&lt;foreign-keys&gt;&lt;key app="EN" db-id="dtxr2ax065pz0xewafux2tff2adzxt05zspr"&gt;13&lt;/key&gt;&lt;/foreign-keys&gt;&lt;ref-type name="Journal Article"&gt;17&lt;/ref-type&gt;&lt;contributors&gt;&lt;authors&gt;&lt;author&gt;Robinson, E. J.&lt;/author&gt;&lt;author&gt;Feinerman, O.&lt;/author&gt;&lt;author&gt;Franks, N. R.&lt;/author&gt;&lt;/authors&gt;&lt;/contributors&gt;&lt;auth-address&gt;School of Biological Sciences, University of Bristol, Woodland Road, Bristol BS81UG, UK. elva.robinson@bristol.ac.uk&lt;/auth-address&gt;&lt;titles&gt;&lt;title&gt;Flexible task allocation and the organization of work in ants&lt;/title&gt;&lt;secondary-title&gt;Proc Biol Sci&lt;/secondary-title&gt;&lt;alt-title&gt;Proceedings. Biological sciences / The Royal Society&lt;/alt-title&gt;&lt;/titles&gt;&lt;pages&gt;4373-80&lt;/pages&gt;&lt;volume&gt;276&lt;/volume&gt;&lt;number&gt;1677&lt;/number&gt;&lt;edition&gt;2009/09/25&lt;/edition&gt;&lt;keywords&gt;&lt;keyword&gt;Age Factors&lt;/keyword&gt;&lt;keyword&gt;Animals&lt;/keyword&gt;&lt;keyword&gt;Ants/ physiology&lt;/keyword&gt;&lt;keyword&gt;Behavior, Animal/ physiology&lt;/keyword&gt;&lt;keyword&gt;Body Size&lt;/keyword&gt;&lt;keyword&gt;England&lt;/keyword&gt;&lt;keyword&gt;Hierarchy, Social&lt;/keyword&gt;&lt;keyword&gt;Linear Models&lt;/keyword&gt;&lt;keyword&gt;Models, Biological&lt;/keyword&gt;&lt;keyword&gt;Radio Frequency Identification Device&lt;/keyword&gt;&lt;/keywords&gt;&lt;dates&gt;&lt;year&gt;2009&lt;/year&gt;&lt;pub-dates&gt;&lt;date&gt;Dec 22&lt;/date&gt;&lt;/pub-dates&gt;&lt;/dates&gt;&lt;isbn&gt;1471-2954 (Electronic)&amp;#xD;0962-8452 (Linking)&lt;/isbn&gt;&lt;accession-num&gt;19776072&lt;/accession-num&gt;&lt;urls&gt;&lt;/urls&gt;&lt;custom2&gt;PMC2817103&lt;/custom2&gt;&lt;electronic-resource-num&gt;10.1098/rspb.2009.1244&lt;/electronic-resource-num&gt;&lt;remote-database-provider&gt;NLM&lt;/remote-database-provider&gt;&lt;language&gt;eng&lt;/language&gt;&lt;/record&gt;&lt;/Cite&gt;&lt;/EndNote&gt;</w:instrText>
      </w:r>
      <w:r w:rsidR="009546FB" w:rsidRPr="000B36A8">
        <w:rPr>
          <w:rFonts w:ascii="Times New Roman" w:hAnsi="Times New Roman" w:cs="Times New Roman"/>
        </w:rPr>
        <w:fldChar w:fldCharType="separate"/>
      </w:r>
      <w:r w:rsidR="00AC61BA">
        <w:rPr>
          <w:rFonts w:ascii="Times New Roman" w:hAnsi="Times New Roman" w:cs="Times New Roman"/>
          <w:noProof/>
        </w:rPr>
        <w:t>(</w:t>
      </w:r>
      <w:hyperlink w:anchor="_ENREF_23" w:tooltip="Robinson, 2009 #13" w:history="1">
        <w:r w:rsidR="00AC61BA" w:rsidRPr="00AC61BA">
          <w:rPr>
            <w:rFonts w:ascii="Times New Roman" w:hAnsi="Times New Roman" w:cs="Times New Roman"/>
            <w:i/>
            <w:noProof/>
          </w:rPr>
          <w:t>23</w:t>
        </w:r>
      </w:hyperlink>
      <w:r w:rsidR="00AC61BA">
        <w:rPr>
          <w:rFonts w:ascii="Times New Roman" w:hAnsi="Times New Roman" w:cs="Times New Roman"/>
          <w:noProof/>
        </w:rPr>
        <w:t>)</w:t>
      </w:r>
      <w:r w:rsidR="009546FB" w:rsidRPr="000B36A8">
        <w:rPr>
          <w:rFonts w:ascii="Times New Roman" w:hAnsi="Times New Roman" w:cs="Times New Roman"/>
        </w:rPr>
        <w:fldChar w:fldCharType="end"/>
      </w:r>
      <w:r w:rsidR="00732191">
        <w:rPr>
          <w:rFonts w:ascii="Times New Roman" w:hAnsi="Times New Roman" w:cs="Times New Roman"/>
        </w:rPr>
        <w:t xml:space="preserve">. </w:t>
      </w:r>
      <w:r w:rsidR="00D971B2">
        <w:rPr>
          <w:rFonts w:ascii="Times New Roman" w:hAnsi="Times New Roman" w:cs="Times New Roman"/>
        </w:rPr>
        <w:t xml:space="preserve">We divided </w:t>
      </w:r>
      <w:r w:rsidR="00D971B2" w:rsidRPr="000B36A8">
        <w:rPr>
          <w:rFonts w:ascii="Times New Roman" w:hAnsi="Times New Roman" w:cs="Times New Roman"/>
        </w:rPr>
        <w:t xml:space="preserve">experiments into 12-hour “epochs” </w:t>
      </w:r>
      <w:r w:rsidR="00D971B2">
        <w:rPr>
          <w:rFonts w:ascii="Times New Roman" w:hAnsi="Times New Roman" w:cs="Times New Roman"/>
        </w:rPr>
        <w:t xml:space="preserve">and found that </w:t>
      </w:r>
      <w:r w:rsidR="00D971B2" w:rsidRPr="000B36A8">
        <w:rPr>
          <w:rFonts w:ascii="Times New Roman" w:hAnsi="Times New Roman" w:cs="Times New Roman"/>
        </w:rPr>
        <w:t>the activity level of individual</w:t>
      </w:r>
      <w:r w:rsidR="00D971B2" w:rsidRPr="00877727">
        <w:rPr>
          <w:rFonts w:ascii="Times New Roman" w:hAnsi="Times New Roman" w:cs="Times New Roman"/>
        </w:rPr>
        <w:t xml:space="preserve"> ants change</w:t>
      </w:r>
      <w:r w:rsidR="00D971B2">
        <w:rPr>
          <w:rFonts w:ascii="Times New Roman" w:hAnsi="Times New Roman" w:cs="Times New Roman"/>
        </w:rPr>
        <w:t>d</w:t>
      </w:r>
      <w:r w:rsidR="00D971B2" w:rsidRPr="00877727">
        <w:rPr>
          <w:rFonts w:ascii="Times New Roman" w:hAnsi="Times New Roman" w:cs="Times New Roman"/>
        </w:rPr>
        <w:t xml:space="preserve"> over time</w:t>
      </w:r>
      <w:r w:rsidR="00D971B2" w:rsidRPr="00C06A49">
        <w:rPr>
          <w:rFonts w:ascii="Times New Roman" w:hAnsi="Times New Roman" w:cs="Times New Roman"/>
          <w:i/>
        </w:rPr>
        <w:t xml:space="preserve"> </w:t>
      </w:r>
      <w:r w:rsidR="00C06A49" w:rsidRPr="00C06A49">
        <w:rPr>
          <w:rFonts w:ascii="Times New Roman" w:hAnsi="Times New Roman" w:cs="Times New Roman"/>
        </w:rPr>
        <w:t>(</w:t>
      </w:r>
      <w:r w:rsidR="00C06A49">
        <w:rPr>
          <w:rFonts w:ascii="Times New Roman" w:hAnsi="Times New Roman" w:cs="Times New Roman"/>
          <w:i/>
        </w:rPr>
        <w:t>Fig. S3</w:t>
      </w:r>
      <w:r w:rsidR="00C06A49" w:rsidRPr="00C06A49">
        <w:rPr>
          <w:rFonts w:ascii="Times New Roman" w:hAnsi="Times New Roman" w:cs="Times New Roman"/>
        </w:rPr>
        <w:t>)</w:t>
      </w:r>
      <w:r w:rsidR="00877727" w:rsidRPr="00877727">
        <w:rPr>
          <w:rFonts w:ascii="Times New Roman" w:hAnsi="Times New Roman" w:cs="Times New Roman"/>
        </w:rPr>
        <w:t xml:space="preserve">, </w:t>
      </w:r>
      <w:r w:rsidR="009546FB">
        <w:rPr>
          <w:rFonts w:ascii="Times New Roman" w:hAnsi="Times New Roman" w:cs="Times New Roman"/>
        </w:rPr>
        <w:t xml:space="preserve">but </w:t>
      </w:r>
      <w:r w:rsidR="00877727" w:rsidRPr="00877727">
        <w:rPr>
          <w:rFonts w:ascii="Times New Roman" w:hAnsi="Times New Roman" w:cs="Times New Roman"/>
        </w:rPr>
        <w:t>the collective workload inequality remained consistent</w:t>
      </w:r>
      <w:r w:rsidR="00E61A6A">
        <w:rPr>
          <w:rFonts w:ascii="Times New Roman" w:hAnsi="Times New Roman" w:cs="Times New Roman"/>
        </w:rPr>
        <w:t xml:space="preserve"> </w:t>
      </w:r>
      <w:r w:rsidR="00E61A6A" w:rsidRPr="00877727">
        <w:rPr>
          <w:rFonts w:ascii="Times New Roman" w:hAnsi="Times New Roman" w:cs="Times New Roman"/>
        </w:rPr>
        <w:t>(</w:t>
      </w:r>
      <w:r w:rsidR="00E61A6A">
        <w:rPr>
          <w:rFonts w:ascii="Times New Roman" w:hAnsi="Times New Roman" w:cs="Times New Roman"/>
          <w:i/>
        </w:rPr>
        <w:t>Fig. S1</w:t>
      </w:r>
      <w:r w:rsidR="00E61A6A" w:rsidRPr="00877727">
        <w:rPr>
          <w:rFonts w:ascii="Times New Roman" w:hAnsi="Times New Roman" w:cs="Times New Roman"/>
        </w:rPr>
        <w:t>)</w:t>
      </w:r>
      <w:r w:rsidR="00877727" w:rsidRPr="00877727">
        <w:rPr>
          <w:rFonts w:ascii="Times New Roman" w:hAnsi="Times New Roman" w:cs="Times New Roman"/>
        </w:rPr>
        <w:t xml:space="preserve">. </w:t>
      </w:r>
      <w:bookmarkStart w:id="6" w:name="OLE_LINK1"/>
      <w:r w:rsidR="0018601B" w:rsidRPr="00877727">
        <w:rPr>
          <w:rFonts w:ascii="Times New Roman" w:hAnsi="Times New Roman" w:cs="Times New Roman"/>
        </w:rPr>
        <w:t xml:space="preserve">The Gini coefficient was affected neither </w:t>
      </w:r>
      <w:r w:rsidR="00373CBF">
        <w:rPr>
          <w:rFonts w:ascii="Times New Roman" w:hAnsi="Times New Roman" w:cs="Times New Roman"/>
        </w:rPr>
        <w:t xml:space="preserve">by </w:t>
      </w:r>
      <w:r w:rsidR="0018601B" w:rsidRPr="00877727">
        <w:rPr>
          <w:rFonts w:ascii="Times New Roman" w:hAnsi="Times New Roman" w:cs="Times New Roman"/>
        </w:rPr>
        <w:t>the soil moisture content (one-way chi-squ</w:t>
      </w:r>
      <w:r w:rsidR="003E5C90">
        <w:rPr>
          <w:rFonts w:ascii="Times New Roman" w:hAnsi="Times New Roman" w:cs="Times New Roman"/>
        </w:rPr>
        <w:t>are, χ2</w:t>
      </w:r>
      <w:r w:rsidR="00D971B2">
        <w:rPr>
          <w:rFonts w:ascii="Times New Roman" w:hAnsi="Times New Roman" w:cs="Times New Roman"/>
        </w:rPr>
        <w:t xml:space="preserve"> </w:t>
      </w:r>
      <w:r w:rsidR="003E5C90">
        <w:rPr>
          <w:rFonts w:ascii="Times New Roman" w:hAnsi="Times New Roman" w:cs="Times New Roman"/>
        </w:rPr>
        <w:t>=</w:t>
      </w:r>
      <w:r w:rsidR="00D971B2">
        <w:rPr>
          <w:rFonts w:ascii="Times New Roman" w:hAnsi="Times New Roman" w:cs="Times New Roman"/>
        </w:rPr>
        <w:t xml:space="preserve"> </w:t>
      </w:r>
      <w:r w:rsidR="003E5C90">
        <w:rPr>
          <w:rFonts w:ascii="Times New Roman" w:hAnsi="Times New Roman" w:cs="Times New Roman"/>
        </w:rPr>
        <w:t>0.005, p</w:t>
      </w:r>
      <w:r w:rsidR="00D971B2">
        <w:rPr>
          <w:rFonts w:ascii="Times New Roman" w:hAnsi="Times New Roman" w:cs="Times New Roman"/>
        </w:rPr>
        <w:t xml:space="preserve"> </w:t>
      </w:r>
      <w:r w:rsidR="003E5C90">
        <w:rPr>
          <w:rFonts w:ascii="Times New Roman" w:hAnsi="Times New Roman" w:cs="Times New Roman"/>
        </w:rPr>
        <w:t>=</w:t>
      </w:r>
      <w:r w:rsidR="00D971B2">
        <w:rPr>
          <w:rFonts w:ascii="Times New Roman" w:hAnsi="Times New Roman" w:cs="Times New Roman"/>
        </w:rPr>
        <w:t xml:space="preserve"> </w:t>
      </w:r>
      <w:r w:rsidR="003E5C90">
        <w:rPr>
          <w:rFonts w:ascii="Times New Roman" w:hAnsi="Times New Roman" w:cs="Times New Roman"/>
        </w:rPr>
        <w:t>0.95</w:t>
      </w:r>
      <w:r w:rsidR="0018601B" w:rsidRPr="00877727">
        <w:rPr>
          <w:rFonts w:ascii="Times New Roman" w:hAnsi="Times New Roman" w:cs="Times New Roman"/>
        </w:rPr>
        <w:t>), the epoc</w:t>
      </w:r>
      <w:r w:rsidR="00373CBF">
        <w:rPr>
          <w:rFonts w:ascii="Times New Roman" w:hAnsi="Times New Roman" w:cs="Times New Roman"/>
        </w:rPr>
        <w:t>h of the experiment</w:t>
      </w:r>
      <w:r w:rsidR="0018601B" w:rsidRPr="00877727">
        <w:rPr>
          <w:rFonts w:ascii="Times New Roman" w:hAnsi="Times New Roman" w:cs="Times New Roman"/>
        </w:rPr>
        <w:t xml:space="preserve"> nor the </w:t>
      </w:r>
      <w:r w:rsidR="0018601B" w:rsidRPr="00877727">
        <w:rPr>
          <w:rFonts w:ascii="Times New Roman" w:hAnsi="Times New Roman" w:cs="Times New Roman"/>
        </w:rPr>
        <w:lastRenderedPageBreak/>
        <w:t>colony (2-way ANOVA, F11, 24 = 0.3, p</w:t>
      </w:r>
      <w:r w:rsidR="00D971B2">
        <w:rPr>
          <w:rFonts w:ascii="Times New Roman" w:hAnsi="Times New Roman" w:cs="Times New Roman"/>
        </w:rPr>
        <w:t xml:space="preserve"> </w:t>
      </w:r>
      <w:r w:rsidR="0018601B" w:rsidRPr="00877727">
        <w:rPr>
          <w:rFonts w:ascii="Times New Roman" w:hAnsi="Times New Roman" w:cs="Times New Roman"/>
        </w:rPr>
        <w:t>=</w:t>
      </w:r>
      <w:r w:rsidR="00D971B2">
        <w:rPr>
          <w:rFonts w:ascii="Times New Roman" w:hAnsi="Times New Roman" w:cs="Times New Roman"/>
        </w:rPr>
        <w:t xml:space="preserve"> </w:t>
      </w:r>
      <w:r w:rsidR="0018601B" w:rsidRPr="00877727">
        <w:rPr>
          <w:rFonts w:ascii="Times New Roman" w:hAnsi="Times New Roman" w:cs="Times New Roman"/>
        </w:rPr>
        <w:t>0.72 and p</w:t>
      </w:r>
      <w:r w:rsidR="00D971B2">
        <w:rPr>
          <w:rFonts w:ascii="Times New Roman" w:hAnsi="Times New Roman" w:cs="Times New Roman"/>
        </w:rPr>
        <w:t xml:space="preserve"> </w:t>
      </w:r>
      <w:r w:rsidR="0018601B" w:rsidRPr="00877727">
        <w:rPr>
          <w:rFonts w:ascii="Times New Roman" w:hAnsi="Times New Roman" w:cs="Times New Roman"/>
        </w:rPr>
        <w:t>=</w:t>
      </w:r>
      <w:r w:rsidR="00D971B2">
        <w:rPr>
          <w:rFonts w:ascii="Times New Roman" w:hAnsi="Times New Roman" w:cs="Times New Roman"/>
        </w:rPr>
        <w:t xml:space="preserve"> </w:t>
      </w:r>
      <w:r w:rsidR="0018601B" w:rsidRPr="00877727">
        <w:rPr>
          <w:rFonts w:ascii="Times New Roman" w:hAnsi="Times New Roman" w:cs="Times New Roman"/>
        </w:rPr>
        <w:t>0.99))</w:t>
      </w:r>
      <w:bookmarkEnd w:id="6"/>
      <w:r w:rsidR="0018601B" w:rsidRPr="00877727">
        <w:rPr>
          <w:rFonts w:ascii="Times New Roman" w:hAnsi="Times New Roman" w:cs="Times New Roman"/>
        </w:rPr>
        <w:t xml:space="preserve">. </w:t>
      </w:r>
      <w:r w:rsidR="007D17BE" w:rsidRPr="00877727">
        <w:rPr>
          <w:rFonts w:ascii="Times New Roman" w:hAnsi="Times New Roman" w:cs="Times New Roman"/>
        </w:rPr>
        <w:t xml:space="preserve">Furthermore, when the most active excavators were removed from the group, other workers </w:t>
      </w:r>
      <w:r w:rsidR="009546FB">
        <w:rPr>
          <w:rFonts w:ascii="Times New Roman" w:hAnsi="Times New Roman" w:cs="Times New Roman"/>
        </w:rPr>
        <w:t>increased</w:t>
      </w:r>
      <w:r w:rsidR="007D17BE" w:rsidRPr="00877727">
        <w:rPr>
          <w:rFonts w:ascii="Times New Roman" w:hAnsi="Times New Roman" w:cs="Times New Roman"/>
        </w:rPr>
        <w:t xml:space="preserve"> their activity </w:t>
      </w:r>
      <w:r w:rsidR="00E61A6A">
        <w:rPr>
          <w:rFonts w:ascii="Times New Roman" w:hAnsi="Times New Roman" w:cs="Times New Roman"/>
        </w:rPr>
        <w:t>and</w:t>
      </w:r>
      <w:r w:rsidR="007D17BE" w:rsidRPr="00877727">
        <w:rPr>
          <w:rFonts w:ascii="Times New Roman" w:hAnsi="Times New Roman" w:cs="Times New Roman"/>
        </w:rPr>
        <w:t xml:space="preserve"> compensate</w:t>
      </w:r>
      <w:r w:rsidR="00E61A6A">
        <w:rPr>
          <w:rFonts w:ascii="Times New Roman" w:hAnsi="Times New Roman" w:cs="Times New Roman"/>
        </w:rPr>
        <w:t>d</w:t>
      </w:r>
      <w:r w:rsidR="007D17BE" w:rsidRPr="00877727">
        <w:rPr>
          <w:rFonts w:ascii="Times New Roman" w:hAnsi="Times New Roman" w:cs="Times New Roman"/>
        </w:rPr>
        <w:t xml:space="preserve"> for the loss</w:t>
      </w:r>
      <w:r w:rsidR="009546FB">
        <w:rPr>
          <w:rFonts w:ascii="Times New Roman" w:hAnsi="Times New Roman" w:cs="Times New Roman"/>
        </w:rPr>
        <w:t>, preserving the</w:t>
      </w:r>
      <w:r w:rsidR="007D17BE" w:rsidRPr="00877727">
        <w:rPr>
          <w:rFonts w:ascii="Times New Roman" w:hAnsi="Times New Roman" w:cs="Times New Roman"/>
        </w:rPr>
        <w:t xml:space="preserve"> shape of the Lorenz curve (</w:t>
      </w:r>
      <w:r w:rsidR="003E5C90">
        <w:rPr>
          <w:rFonts w:ascii="Times New Roman" w:hAnsi="Times New Roman" w:cs="Times New Roman"/>
          <w:i/>
        </w:rPr>
        <w:t xml:space="preserve">Fig. 2D inset, </w:t>
      </w:r>
      <w:bookmarkStart w:id="7" w:name="OLE_LINK10"/>
      <w:bookmarkStart w:id="8" w:name="OLE_LINK11"/>
      <w:bookmarkStart w:id="9" w:name="OLE_LINK16"/>
      <w:r w:rsidR="00E61A6A">
        <w:rPr>
          <w:rFonts w:ascii="Times New Roman" w:hAnsi="Times New Roman" w:cs="Times New Roman"/>
          <w:i/>
        </w:rPr>
        <w:t>s</w:t>
      </w:r>
      <w:r w:rsidR="003E5C90">
        <w:rPr>
          <w:rFonts w:ascii="Times New Roman" w:hAnsi="Times New Roman" w:cs="Times New Roman"/>
          <w:i/>
        </w:rPr>
        <w:t>upplementa</w:t>
      </w:r>
      <w:r w:rsidR="00E61A6A">
        <w:rPr>
          <w:rFonts w:ascii="Times New Roman" w:hAnsi="Times New Roman" w:cs="Times New Roman"/>
          <w:i/>
        </w:rPr>
        <w:t>ry materials</w:t>
      </w:r>
      <w:bookmarkEnd w:id="7"/>
      <w:bookmarkEnd w:id="8"/>
      <w:bookmarkEnd w:id="9"/>
      <w:r w:rsidR="007D17BE" w:rsidRPr="00877727">
        <w:rPr>
          <w:rFonts w:ascii="Times New Roman" w:hAnsi="Times New Roman" w:cs="Times New Roman"/>
        </w:rPr>
        <w:t xml:space="preserve">). </w:t>
      </w:r>
      <w:r w:rsidR="0018601B" w:rsidRPr="00877727">
        <w:rPr>
          <w:rFonts w:ascii="Times New Roman" w:hAnsi="Times New Roman" w:cs="Times New Roman"/>
        </w:rPr>
        <w:t>Th</w:t>
      </w:r>
      <w:r w:rsidR="00373CBF">
        <w:rPr>
          <w:rFonts w:ascii="Times New Roman" w:hAnsi="Times New Roman" w:cs="Times New Roman"/>
        </w:rPr>
        <w:t>us</w:t>
      </w:r>
      <w:r w:rsidR="0018601B" w:rsidRPr="00877727">
        <w:rPr>
          <w:rFonts w:ascii="Times New Roman" w:hAnsi="Times New Roman" w:cs="Times New Roman"/>
        </w:rPr>
        <w:t xml:space="preserve">, </w:t>
      </w:r>
      <w:r w:rsidR="009546FB">
        <w:rPr>
          <w:rFonts w:ascii="Times New Roman" w:hAnsi="Times New Roman" w:cs="Times New Roman"/>
        </w:rPr>
        <w:t>given the consistency of the workload di</w:t>
      </w:r>
      <w:r w:rsidR="00F97291">
        <w:rPr>
          <w:rFonts w:ascii="Times New Roman" w:hAnsi="Times New Roman" w:cs="Times New Roman"/>
        </w:rPr>
        <w:t xml:space="preserve">stribution, we hypothesize that </w:t>
      </w:r>
      <w:r w:rsidR="00B76926">
        <w:rPr>
          <w:rFonts w:ascii="Times New Roman" w:hAnsi="Times New Roman" w:cs="Times New Roman"/>
        </w:rPr>
        <w:t>idleness</w:t>
      </w:r>
      <w:r w:rsidR="009546FB">
        <w:rPr>
          <w:rFonts w:ascii="Times New Roman" w:hAnsi="Times New Roman" w:cs="Times New Roman"/>
        </w:rPr>
        <w:t xml:space="preserve"> may play </w:t>
      </w:r>
      <w:r w:rsidR="000B36A8">
        <w:rPr>
          <w:rFonts w:ascii="Times New Roman" w:hAnsi="Times New Roman" w:cs="Times New Roman"/>
        </w:rPr>
        <w:t>an adaptive</w:t>
      </w:r>
      <w:r w:rsidR="009546FB">
        <w:rPr>
          <w:rFonts w:ascii="Times New Roman" w:hAnsi="Times New Roman" w:cs="Times New Roman"/>
        </w:rPr>
        <w:t xml:space="preserve"> role in modulating the crowded conditions of confined tunnels.</w:t>
      </w:r>
    </w:p>
    <w:p w14:paraId="37076ED0" w14:textId="295FC852" w:rsidR="00877727" w:rsidRDefault="00877727" w:rsidP="00877727">
      <w:pPr>
        <w:pStyle w:val="Default"/>
        <w:rPr>
          <w:rFonts w:ascii="Times New Roman" w:hAnsi="Times New Roman" w:cs="Times New Roman"/>
        </w:rPr>
      </w:pPr>
    </w:p>
    <w:p w14:paraId="5A94B8AC" w14:textId="2031AB18" w:rsidR="00877727" w:rsidRPr="00C82F08" w:rsidRDefault="00D971B2" w:rsidP="00877727">
      <w:pPr>
        <w:pStyle w:val="Default"/>
        <w:rPr>
          <w:rFonts w:ascii="Times New Roman" w:hAnsi="Times New Roman" w:cs="Times New Roman"/>
        </w:rPr>
      </w:pPr>
      <w:r>
        <w:rPr>
          <w:rFonts w:ascii="Times New Roman" w:eastAsia="Times New Roman" w:hAnsi="Times New Roman" w:cs="Times New Roman"/>
        </w:rPr>
        <w:t>We also observed ant reversal</w:t>
      </w:r>
      <w:r w:rsidRPr="00C82F08">
        <w:rPr>
          <w:rFonts w:ascii="Times New Roman" w:eastAsia="Times New Roman" w:hAnsi="Times New Roman" w:cs="Times New Roman"/>
        </w:rPr>
        <w:t xml:space="preserve">s </w:t>
      </w:r>
      <w:r>
        <w:rPr>
          <w:rFonts w:ascii="Times New Roman" w:eastAsia="Times New Roman" w:hAnsi="Times New Roman" w:cs="Times New Roman"/>
        </w:rPr>
        <w:t>during excavation</w:t>
      </w:r>
      <w:r w:rsidRPr="00C82F08">
        <w:rPr>
          <w:rFonts w:ascii="Times New Roman" w:hAnsi="Times New Roman" w:cs="Times New Roman"/>
        </w:rPr>
        <w:t xml:space="preserve">, whereby an ant descended the tunnel </w:t>
      </w:r>
      <w:r>
        <w:rPr>
          <w:rFonts w:ascii="Times New Roman" w:hAnsi="Times New Roman" w:cs="Times New Roman"/>
        </w:rPr>
        <w:t>but then</w:t>
      </w:r>
      <w:r w:rsidRPr="00C82F08">
        <w:rPr>
          <w:rFonts w:ascii="Times New Roman" w:hAnsi="Times New Roman" w:cs="Times New Roman"/>
        </w:rPr>
        <w:t xml:space="preserve"> retreated without excavating a pelle</w:t>
      </w:r>
      <w:r>
        <w:rPr>
          <w:rFonts w:ascii="Times New Roman" w:hAnsi="Times New Roman" w:cs="Times New Roman"/>
        </w:rPr>
        <w:t xml:space="preserve">t. Such behaviors were </w:t>
      </w:r>
      <w:r w:rsidRPr="00C82F08">
        <w:rPr>
          <w:rFonts w:ascii="Times New Roman" w:hAnsi="Times New Roman" w:cs="Times New Roman"/>
        </w:rPr>
        <w:t xml:space="preserve">often </w:t>
      </w:r>
      <w:r>
        <w:rPr>
          <w:rFonts w:ascii="Times New Roman" w:hAnsi="Times New Roman" w:cs="Times New Roman"/>
        </w:rPr>
        <w:t>associated with</w:t>
      </w:r>
      <w:r w:rsidRPr="00C82F08">
        <w:rPr>
          <w:rFonts w:ascii="Times New Roman" w:hAnsi="Times New Roman" w:cs="Times New Roman"/>
        </w:rPr>
        <w:t xml:space="preserve"> local crowding</w:t>
      </w:r>
      <w:r>
        <w:rPr>
          <w:rFonts w:ascii="Times New Roman" w:hAnsi="Times New Roman" w:cs="Times New Roman"/>
        </w:rPr>
        <w:t xml:space="preserve"> </w:t>
      </w:r>
      <w:r w:rsidR="00373CBF" w:rsidRPr="00C82F08">
        <w:rPr>
          <w:rFonts w:ascii="Times New Roman" w:hAnsi="Times New Roman" w:cs="Times New Roman"/>
        </w:rPr>
        <w:t>(</w:t>
      </w:r>
      <w:r w:rsidR="00373CBF" w:rsidRPr="00C06A49">
        <w:rPr>
          <w:rFonts w:ascii="Times New Roman" w:hAnsi="Times New Roman" w:cs="Times New Roman"/>
          <w:i/>
        </w:rPr>
        <w:t>F</w:t>
      </w:r>
      <w:r w:rsidR="00C06A49" w:rsidRPr="00C06A49">
        <w:rPr>
          <w:rFonts w:ascii="Times New Roman" w:hAnsi="Times New Roman" w:cs="Times New Roman"/>
          <w:i/>
        </w:rPr>
        <w:t>ig. 2</w:t>
      </w:r>
      <w:r w:rsidR="00373CBF" w:rsidRPr="00C06A49">
        <w:rPr>
          <w:rFonts w:ascii="Times New Roman" w:hAnsi="Times New Roman" w:cs="Times New Roman"/>
          <w:i/>
        </w:rPr>
        <w:t>E</w:t>
      </w:r>
      <w:r w:rsidR="00373CBF" w:rsidRPr="00C82F08">
        <w:rPr>
          <w:rFonts w:ascii="Times New Roman" w:hAnsi="Times New Roman" w:cs="Times New Roman"/>
        </w:rPr>
        <w:t>) at the excavation face (16.2</w:t>
      </w:r>
      <w:r>
        <w:rPr>
          <w:rFonts w:ascii="Times New Roman" w:hAnsi="Times New Roman" w:cs="Times New Roman"/>
        </w:rPr>
        <w:t xml:space="preserve"> </w:t>
      </w:r>
      <w:r w:rsidR="00373CBF" w:rsidRPr="00C82F08">
        <w:rPr>
          <w:rFonts w:ascii="Times New Roman" w:hAnsi="Times New Roman" w:cs="Times New Roman"/>
        </w:rPr>
        <w:t>±</w:t>
      </w:r>
      <w:r>
        <w:rPr>
          <w:rFonts w:ascii="Times New Roman" w:hAnsi="Times New Roman" w:cs="Times New Roman"/>
        </w:rPr>
        <w:t xml:space="preserve"> </w:t>
      </w:r>
      <w:r w:rsidR="00373CBF" w:rsidRPr="00C82F08">
        <w:rPr>
          <w:rFonts w:ascii="Times New Roman" w:hAnsi="Times New Roman" w:cs="Times New Roman"/>
        </w:rPr>
        <w:t>11.9% of observations in 1% soil moisture and 9.7</w:t>
      </w:r>
      <w:r>
        <w:rPr>
          <w:rFonts w:ascii="Times New Roman" w:hAnsi="Times New Roman" w:cs="Times New Roman"/>
        </w:rPr>
        <w:t xml:space="preserve"> </w:t>
      </w:r>
      <w:r w:rsidR="00373CBF" w:rsidRPr="00C82F08">
        <w:rPr>
          <w:rFonts w:ascii="Times New Roman" w:hAnsi="Times New Roman" w:cs="Times New Roman"/>
        </w:rPr>
        <w:t>±</w:t>
      </w:r>
      <w:r>
        <w:rPr>
          <w:rFonts w:ascii="Times New Roman" w:hAnsi="Times New Roman" w:cs="Times New Roman"/>
        </w:rPr>
        <w:t xml:space="preserve"> </w:t>
      </w:r>
      <w:r w:rsidR="00373CBF" w:rsidRPr="00C82F08">
        <w:rPr>
          <w:rFonts w:ascii="Times New Roman" w:hAnsi="Times New Roman" w:cs="Times New Roman"/>
        </w:rPr>
        <w:t>2.2% of observations in 10% soil moisture)</w:t>
      </w:r>
      <w:r w:rsidR="00877727" w:rsidRPr="00C82F08">
        <w:rPr>
          <w:rFonts w:ascii="Times New Roman" w:hAnsi="Times New Roman" w:cs="Times New Roman"/>
        </w:rPr>
        <w:t>.</w:t>
      </w:r>
      <w:r w:rsidR="00373CBF" w:rsidRPr="00C82F08">
        <w:rPr>
          <w:rFonts w:ascii="Times New Roman" w:hAnsi="Times New Roman" w:cs="Times New Roman"/>
        </w:rPr>
        <w:t xml:space="preserve"> Reversal behavior in crowded conditions </w:t>
      </w:r>
      <w:r w:rsidR="00732191">
        <w:rPr>
          <w:rFonts w:ascii="Times New Roman" w:hAnsi="Times New Roman" w:cs="Times New Roman"/>
        </w:rPr>
        <w:t>occurs on</w:t>
      </w:r>
      <w:r w:rsidR="00373CBF" w:rsidRPr="00C82F08">
        <w:rPr>
          <w:rFonts w:ascii="Times New Roman" w:hAnsi="Times New Roman" w:cs="Times New Roman"/>
        </w:rPr>
        <w:t xml:space="preserve"> foraging trails </w:t>
      </w:r>
      <w:r w:rsidR="00373CBF" w:rsidRPr="00C82F08">
        <w:rPr>
          <w:rFonts w:ascii="Times New Roman" w:hAnsi="Times New Roman" w:cs="Times New Roman"/>
        </w:rPr>
        <w:fldChar w:fldCharType="begin"/>
      </w:r>
      <w:r w:rsidR="00AC61BA">
        <w:rPr>
          <w:rFonts w:ascii="Times New Roman" w:hAnsi="Times New Roman" w:cs="Times New Roman"/>
        </w:rPr>
        <w:instrText xml:space="preserve"> ADDIN EN.CITE &lt;EndNote&gt;&lt;Cite&gt;&lt;Author&gt;Fourcassie&lt;/Author&gt;&lt;Year&gt;2010&lt;/Year&gt;&lt;RecNum&gt;28&lt;/RecNum&gt;&lt;DisplayText&gt;(&lt;style face="italic"&gt;24&lt;/style&gt;)&lt;/DisplayText&gt;&lt;record&gt;&lt;rec-number&gt;28&lt;/rec-number&gt;&lt;foreign-keys&gt;&lt;key app="EN" db-id="dtazzz9t0aep2fe2apfvdvxvxtzze2s9ds2r" timestamp="1483646219"&gt;28&lt;/key&gt;&lt;/foreign-keys&gt;&lt;ref-type name="Journal Article"&gt;17&lt;/ref-type&gt;&lt;contributors&gt;&lt;authors&gt;&lt;author&gt;Fourcassie, V.&lt;/author&gt;&lt;author&gt;Dussutour, A.&lt;/author&gt;&lt;author&gt;Deneubourg, J. L.&lt;/author&gt;&lt;/authors&gt;&lt;/contributors&gt;&lt;titles&gt;&lt;title&gt;Ant traffic rules&lt;/title&gt;&lt;secondary-title&gt;Journal of Experimental Biology&lt;/secondary-title&gt;&lt;/titles&gt;&lt;periodical&gt;&lt;full-title&gt;Journal of Experimental Biology&lt;/full-title&gt;&lt;/periodical&gt;&lt;pages&gt;2357-2363&lt;/pages&gt;&lt;volume&gt;213&lt;/volume&gt;&lt;number&gt;14&lt;/number&gt;&lt;dates&gt;&lt;year&gt;2010&lt;/year&gt;&lt;pub-dates&gt;&lt;date&gt;2010/06/25&lt;/date&gt;&lt;/pub-dates&gt;&lt;/dates&gt;&lt;publisher&gt;The Company of Biologists&lt;/publisher&gt;&lt;isbn&gt;0022-0949&amp;#xD;1477-9145&lt;/isbn&gt;&lt;urls&gt;&lt;related-urls&gt;&lt;url&gt;http://dx.doi.org/10.1242/jeb.031237&lt;/url&gt;&lt;/related-urls&gt;&lt;/urls&gt;&lt;electronic-resource-num&gt;10.1242/jeb.031237&lt;/electronic-resource-num&gt;&lt;/record&gt;&lt;/Cite&gt;&lt;/EndNote&gt;</w:instrText>
      </w:r>
      <w:r w:rsidR="00373CBF" w:rsidRPr="00C82F08">
        <w:rPr>
          <w:rFonts w:ascii="Times New Roman" w:hAnsi="Times New Roman" w:cs="Times New Roman"/>
        </w:rPr>
        <w:fldChar w:fldCharType="separate"/>
      </w:r>
      <w:r w:rsidR="00AC61BA">
        <w:rPr>
          <w:rFonts w:ascii="Times New Roman" w:hAnsi="Times New Roman" w:cs="Times New Roman"/>
          <w:noProof/>
        </w:rPr>
        <w:t>(</w:t>
      </w:r>
      <w:hyperlink w:anchor="_ENREF_24" w:tooltip="Fourcassie, 2010 #28" w:history="1">
        <w:r w:rsidR="00AC61BA" w:rsidRPr="00AC61BA">
          <w:rPr>
            <w:rFonts w:ascii="Times New Roman" w:hAnsi="Times New Roman" w:cs="Times New Roman"/>
            <w:i/>
            <w:noProof/>
          </w:rPr>
          <w:t>24</w:t>
        </w:r>
      </w:hyperlink>
      <w:r w:rsidR="00AC61BA">
        <w:rPr>
          <w:rFonts w:ascii="Times New Roman" w:hAnsi="Times New Roman" w:cs="Times New Roman"/>
          <w:noProof/>
        </w:rPr>
        <w:t>)</w:t>
      </w:r>
      <w:r w:rsidR="00373CBF" w:rsidRPr="00C82F08">
        <w:rPr>
          <w:rFonts w:ascii="Times New Roman" w:hAnsi="Times New Roman" w:cs="Times New Roman"/>
        </w:rPr>
        <w:fldChar w:fldCharType="end"/>
      </w:r>
      <w:r w:rsidR="00C82F08" w:rsidRPr="00C82F08">
        <w:rPr>
          <w:rFonts w:ascii="Times New Roman" w:hAnsi="Times New Roman" w:cs="Times New Roman"/>
        </w:rPr>
        <w:t xml:space="preserve">, </w:t>
      </w:r>
      <w:r w:rsidRPr="00C82F08">
        <w:rPr>
          <w:rFonts w:ascii="Times New Roman" w:hAnsi="Times New Roman" w:cs="Times New Roman"/>
        </w:rPr>
        <w:t>and similar phenomen</w:t>
      </w:r>
      <w:r>
        <w:rPr>
          <w:rFonts w:ascii="Times New Roman" w:hAnsi="Times New Roman" w:cs="Times New Roman"/>
        </w:rPr>
        <w:t>a</w:t>
      </w:r>
      <w:r w:rsidRPr="00C82F08">
        <w:rPr>
          <w:rFonts w:ascii="Times New Roman" w:hAnsi="Times New Roman" w:cs="Times New Roman"/>
        </w:rPr>
        <w:t xml:space="preserve"> ha</w:t>
      </w:r>
      <w:r>
        <w:rPr>
          <w:rFonts w:ascii="Times New Roman" w:hAnsi="Times New Roman" w:cs="Times New Roman"/>
        </w:rPr>
        <w:t xml:space="preserve">ve </w:t>
      </w:r>
      <w:r w:rsidRPr="00C82F08">
        <w:rPr>
          <w:rFonts w:ascii="Times New Roman" w:hAnsi="Times New Roman" w:cs="Times New Roman"/>
        </w:rPr>
        <w:t xml:space="preserve">been observed in </w:t>
      </w:r>
      <w:r w:rsidRPr="00C82F08">
        <w:rPr>
          <w:rFonts w:ascii="Times New Roman" w:eastAsia="Times New Roman" w:hAnsi="Times New Roman" w:cs="Times New Roman"/>
        </w:rPr>
        <w:t>swarming bacteria</w:t>
      </w:r>
      <w:r w:rsidRPr="00C82F08">
        <w:rPr>
          <w:rFonts w:ascii="Times New Roman" w:hAnsi="Times New Roman" w:cs="Times New Roman"/>
        </w:rPr>
        <w:t xml:space="preserve"> </w:t>
      </w:r>
      <w:r w:rsidR="007660BD" w:rsidRPr="00C82F08">
        <w:rPr>
          <w:rFonts w:ascii="Times New Roman" w:hAnsi="Times New Roman" w:cs="Times New Roman"/>
        </w:rPr>
        <w:fldChar w:fldCharType="begin"/>
      </w:r>
      <w:r w:rsidR="00F87024">
        <w:rPr>
          <w:rFonts w:ascii="Times New Roman" w:hAnsi="Times New Roman" w:cs="Times New Roman"/>
        </w:rPr>
        <w:instrText xml:space="preserve"> ADDIN EN.CITE &lt;EndNote&gt;&lt;Cite&gt;&lt;Author&gt;Darnton&lt;/Author&gt;&lt;Year&gt;2010&lt;/Year&gt;&lt;RecNum&gt;67&lt;/RecNum&gt;&lt;DisplayText&gt;(&lt;style face="italic"&gt;10&lt;/style&gt;)&lt;/DisplayText&gt;&lt;record&gt;&lt;rec-number&gt;67&lt;/rec-number&gt;&lt;foreign-keys&gt;&lt;key app="EN" db-id="dtxr2ax065pz0xewafux2tff2adzxt05zspr"&gt;67&lt;/key&gt;&lt;/foreign-keys&gt;&lt;ref-type name="Journal Article"&gt;17&lt;/ref-type&gt;&lt;contributors&gt;&lt;authors&gt;&lt;author&gt;Darnton, Nicholas C&lt;/author&gt;&lt;author&gt;Turner, Linda&lt;/author&gt;&lt;author&gt;Rojevsky, Svetlana&lt;/author&gt;&lt;author&gt;Berg, Howard C&lt;/author&gt;&lt;/authors&gt;&lt;/contributors&gt;&lt;titles&gt;&lt;title&gt;Dynamics of bacterial swarming&lt;/title&gt;&lt;secondary-title&gt;Biophysical journal&lt;/secondary-title&gt;&lt;/titles&gt;&lt;periodical&gt;&lt;full-title&gt;Biophysical Journal&lt;/full-title&gt;&lt;/periodical&gt;&lt;pages&gt;2082-2090&lt;/pages&gt;&lt;volume&gt;98&lt;/volume&gt;&lt;number&gt;10&lt;/number&gt;&lt;dates&gt;&lt;year&gt;2010&lt;/year&gt;&lt;/dates&gt;&lt;isbn&gt;0006-3495&lt;/isbn&gt;&lt;urls&gt;&lt;/urls&gt;&lt;/record&gt;&lt;/Cite&gt;&lt;/EndNote&gt;</w:instrText>
      </w:r>
      <w:r w:rsidR="007660BD" w:rsidRPr="00C82F08">
        <w:rPr>
          <w:rFonts w:ascii="Times New Roman" w:hAnsi="Times New Roman" w:cs="Times New Roman"/>
        </w:rPr>
        <w:fldChar w:fldCharType="separate"/>
      </w:r>
      <w:r w:rsidR="00F87024">
        <w:rPr>
          <w:rFonts w:ascii="Times New Roman" w:hAnsi="Times New Roman" w:cs="Times New Roman"/>
          <w:noProof/>
        </w:rPr>
        <w:t>(</w:t>
      </w:r>
      <w:hyperlink w:anchor="_ENREF_10" w:tooltip="Darnton, 2010 #12" w:history="1">
        <w:r w:rsidR="00AC61BA" w:rsidRPr="00F87024">
          <w:rPr>
            <w:rFonts w:ascii="Times New Roman" w:hAnsi="Times New Roman" w:cs="Times New Roman"/>
            <w:i/>
            <w:noProof/>
          </w:rPr>
          <w:t>10</w:t>
        </w:r>
      </w:hyperlink>
      <w:r w:rsidR="00F87024">
        <w:rPr>
          <w:rFonts w:ascii="Times New Roman" w:hAnsi="Times New Roman" w:cs="Times New Roman"/>
          <w:noProof/>
        </w:rPr>
        <w:t>)</w:t>
      </w:r>
      <w:r w:rsidR="007660BD" w:rsidRPr="00C82F08">
        <w:rPr>
          <w:rFonts w:ascii="Times New Roman" w:hAnsi="Times New Roman" w:cs="Times New Roman"/>
        </w:rPr>
        <w:fldChar w:fldCharType="end"/>
      </w:r>
      <w:r w:rsidR="007660BD" w:rsidRPr="00C82F08">
        <w:rPr>
          <w:rFonts w:ascii="Times New Roman" w:hAnsi="Times New Roman" w:cs="Times New Roman"/>
        </w:rPr>
        <w:t xml:space="preserve">. </w:t>
      </w:r>
      <w:r w:rsidR="00877727" w:rsidRPr="00C82F08">
        <w:rPr>
          <w:rFonts w:ascii="Times New Roman" w:hAnsi="Times New Roman" w:cs="Times New Roman"/>
        </w:rPr>
        <w:t xml:space="preserve">The frequency of this </w:t>
      </w:r>
      <w:r w:rsidR="009546FB">
        <w:rPr>
          <w:rFonts w:ascii="Times New Roman" w:hAnsi="Times New Roman" w:cs="Times New Roman"/>
        </w:rPr>
        <w:t>seemingly unproductive</w:t>
      </w:r>
      <w:r w:rsidR="00877727" w:rsidRPr="00C82F08">
        <w:rPr>
          <w:rFonts w:ascii="Times New Roman" w:hAnsi="Times New Roman" w:cs="Times New Roman"/>
        </w:rPr>
        <w:t xml:space="preserve"> behavior increased with increasing overall activity of ants (</w:t>
      </w:r>
      <w:r w:rsidR="00E61A6A" w:rsidRPr="00E61A6A">
        <w:rPr>
          <w:rFonts w:ascii="Times New Roman" w:hAnsi="Times New Roman" w:cs="Times New Roman"/>
          <w:i/>
        </w:rPr>
        <w:t>Fig. S4</w:t>
      </w:r>
      <w:r w:rsidR="00877727" w:rsidRPr="00C82F08">
        <w:rPr>
          <w:rFonts w:ascii="Times New Roman" w:hAnsi="Times New Roman" w:cs="Times New Roman"/>
        </w:rPr>
        <w:t xml:space="preserve">). </w:t>
      </w:r>
      <w:r w:rsidR="009546FB">
        <w:rPr>
          <w:rFonts w:ascii="Times New Roman" w:hAnsi="Times New Roman" w:cs="Times New Roman"/>
        </w:rPr>
        <w:t>We</w:t>
      </w:r>
      <w:r w:rsidR="00877727" w:rsidRPr="00C82F08">
        <w:rPr>
          <w:rFonts w:ascii="Times New Roman" w:hAnsi="Times New Roman" w:cs="Times New Roman"/>
        </w:rPr>
        <w:t xml:space="preserve"> posit that such beha</w:t>
      </w:r>
      <w:r w:rsidR="009546FB">
        <w:rPr>
          <w:rFonts w:ascii="Times New Roman" w:hAnsi="Times New Roman" w:cs="Times New Roman"/>
        </w:rPr>
        <w:t>vior serve</w:t>
      </w:r>
      <w:r w:rsidR="00862246">
        <w:rPr>
          <w:rFonts w:ascii="Times New Roman" w:hAnsi="Times New Roman" w:cs="Times New Roman"/>
        </w:rPr>
        <w:t>s</w:t>
      </w:r>
      <w:r w:rsidR="009546FB">
        <w:rPr>
          <w:rFonts w:ascii="Times New Roman" w:hAnsi="Times New Roman" w:cs="Times New Roman"/>
        </w:rPr>
        <w:t xml:space="preserve"> as a</w:t>
      </w:r>
      <w:r w:rsidR="00877727" w:rsidRPr="00C82F08">
        <w:rPr>
          <w:rFonts w:ascii="Times New Roman" w:hAnsi="Times New Roman" w:cs="Times New Roman"/>
        </w:rPr>
        <w:t xml:space="preserve"> feedback mechanism for controlling congestion during excavation.</w:t>
      </w:r>
    </w:p>
    <w:p w14:paraId="538AC631" w14:textId="77777777" w:rsidR="00CE0E35" w:rsidRDefault="00CE0E35" w:rsidP="00BB5027">
      <w:pPr>
        <w:rPr>
          <w:sz w:val="24"/>
          <w:szCs w:val="24"/>
        </w:rPr>
      </w:pPr>
    </w:p>
    <w:p w14:paraId="77C4134A" w14:textId="7EF390DE" w:rsidR="00C04188" w:rsidRDefault="006D5F59" w:rsidP="00C04188">
      <w:pPr>
        <w:pStyle w:val="Textwitgoutindent"/>
        <w:tabs>
          <w:tab w:val="left" w:pos="576"/>
        </w:tabs>
        <w:rPr>
          <w:sz w:val="24"/>
          <w:szCs w:val="24"/>
        </w:rPr>
      </w:pPr>
      <w:r w:rsidRPr="006D5F59">
        <w:rPr>
          <w:i/>
          <w:sz w:val="24"/>
          <w:szCs w:val="24"/>
        </w:rPr>
        <w:t xml:space="preserve">Ant simulations: </w:t>
      </w:r>
      <w:r>
        <w:rPr>
          <w:sz w:val="24"/>
          <w:szCs w:val="24"/>
        </w:rPr>
        <w:t xml:space="preserve">To </w:t>
      </w:r>
      <w:r w:rsidR="00531751">
        <w:rPr>
          <w:sz w:val="24"/>
          <w:szCs w:val="24"/>
        </w:rPr>
        <w:t xml:space="preserve">examine the effect of </w:t>
      </w:r>
      <w:r w:rsidR="00566D3D">
        <w:rPr>
          <w:sz w:val="24"/>
          <w:szCs w:val="24"/>
        </w:rPr>
        <w:t>experimentally observed social</w:t>
      </w:r>
      <w:r w:rsidR="00531751">
        <w:rPr>
          <w:sz w:val="24"/>
          <w:szCs w:val="24"/>
        </w:rPr>
        <w:t xml:space="preserve"> behaviors on </w:t>
      </w:r>
      <w:r>
        <w:rPr>
          <w:sz w:val="24"/>
          <w:szCs w:val="24"/>
        </w:rPr>
        <w:t xml:space="preserve">large groups of excavating agents, </w:t>
      </w:r>
      <w:r w:rsidR="008D69CE">
        <w:rPr>
          <w:sz w:val="24"/>
          <w:szCs w:val="24"/>
        </w:rPr>
        <w:t xml:space="preserve">we developed a </w:t>
      </w:r>
      <w:r w:rsidRPr="001B78D0">
        <w:rPr>
          <w:sz w:val="24"/>
          <w:szCs w:val="24"/>
        </w:rPr>
        <w:t xml:space="preserve">cellular automata (CA) </w:t>
      </w:r>
      <w:r w:rsidR="000A450A">
        <w:rPr>
          <w:sz w:val="24"/>
          <w:szCs w:val="24"/>
        </w:rPr>
        <w:t xml:space="preserve">excavation </w:t>
      </w:r>
      <w:r>
        <w:rPr>
          <w:sz w:val="24"/>
          <w:szCs w:val="24"/>
        </w:rPr>
        <w:t>model (</w:t>
      </w:r>
      <w:r w:rsidR="004E7FB3">
        <w:rPr>
          <w:i/>
          <w:sz w:val="24"/>
          <w:szCs w:val="24"/>
        </w:rPr>
        <w:t>Fig.</w:t>
      </w:r>
      <w:r w:rsidRPr="00BF7824">
        <w:rPr>
          <w:i/>
          <w:sz w:val="24"/>
          <w:szCs w:val="24"/>
        </w:rPr>
        <w:t xml:space="preserve"> </w:t>
      </w:r>
      <w:r w:rsidR="00531751">
        <w:rPr>
          <w:i/>
          <w:sz w:val="24"/>
          <w:szCs w:val="24"/>
        </w:rPr>
        <w:t>3</w:t>
      </w:r>
      <w:r w:rsidRPr="00BF7824">
        <w:rPr>
          <w:i/>
          <w:sz w:val="24"/>
          <w:szCs w:val="24"/>
        </w:rPr>
        <w:t>A</w:t>
      </w:r>
      <w:r>
        <w:rPr>
          <w:i/>
          <w:sz w:val="24"/>
          <w:szCs w:val="24"/>
        </w:rPr>
        <w:t xml:space="preserve">, </w:t>
      </w:r>
      <w:r w:rsidR="00BA1575">
        <w:rPr>
          <w:i/>
          <w:sz w:val="24"/>
          <w:szCs w:val="24"/>
        </w:rPr>
        <w:t>supplementa</w:t>
      </w:r>
      <w:r w:rsidR="00E61A6A">
        <w:rPr>
          <w:i/>
          <w:sz w:val="24"/>
          <w:szCs w:val="24"/>
        </w:rPr>
        <w:t>ry materials</w:t>
      </w:r>
      <w:r>
        <w:rPr>
          <w:sz w:val="24"/>
          <w:szCs w:val="24"/>
        </w:rPr>
        <w:t>)</w:t>
      </w:r>
      <w:r w:rsidR="00B57DBE">
        <w:rPr>
          <w:sz w:val="24"/>
          <w:szCs w:val="24"/>
        </w:rPr>
        <w:t xml:space="preserve">, useful in elucidating the dynamics of ant tunnel </w:t>
      </w:r>
      <w:r w:rsidR="00B57DBE" w:rsidRPr="003903D5">
        <w:rPr>
          <w:sz w:val="24"/>
          <w:szCs w:val="24"/>
        </w:rPr>
        <w:t xml:space="preserve">traffic </w:t>
      </w:r>
      <w:r w:rsidR="003903D5" w:rsidRPr="003903D5">
        <w:rPr>
          <w:rFonts w:cs="Times New Roman"/>
          <w:sz w:val="24"/>
          <w:szCs w:val="24"/>
        </w:rPr>
        <w:fldChar w:fldCharType="begin"/>
      </w:r>
      <w:r w:rsidR="00F87024">
        <w:rPr>
          <w:rFonts w:cs="Times New Roman"/>
          <w:sz w:val="24"/>
          <w:szCs w:val="24"/>
        </w:rPr>
        <w:instrText xml:space="preserve"> ADDIN EN.CITE &lt;EndNote&gt;&lt;Cite&gt;&lt;Author&gt;Gravish&lt;/Author&gt;&lt;Year&gt;2015&lt;/Year&gt;&lt;RecNum&gt;25&lt;/RecNum&gt;&lt;DisplayText&gt;(&lt;style face="italic"&gt;20&lt;/style&gt;)&lt;/DisplayText&gt;&lt;record&gt;&lt;rec-number&gt;25&lt;/rec-number&gt;&lt;foreign-keys&gt;&lt;key app="EN" db-id="dtazzz9t0aep2fe2apfvdvxvxtzze2s9ds2r" timestamp="1483646219"&gt;25&lt;/key&gt;&lt;/foreign-keys&gt;&lt;ref-type name="Journal Article"&gt;17&lt;/ref-type&gt;&lt;contributors&gt;&lt;authors&gt;&lt;author&gt;Gravish, Nick&lt;/author&gt;&lt;author&gt;Gold, Gregory&lt;/author&gt;&lt;author&gt;Zangwill, Andrew&lt;/author&gt;&lt;author&gt;Goodisman, Michael A. D.&lt;/author&gt;&lt;author&gt;Goldman, Daniel I.&lt;/author&gt;&lt;/authors&gt;&lt;/contributors&gt;&lt;titles&gt;&lt;title&gt;Glass-like dynamics in confined and congested ant traffic&lt;/title&gt;&lt;secondary-title&gt;Soft Matter&lt;/secondary-title&gt;&lt;/titles&gt;&lt;periodical&gt;&lt;full-title&gt;Soft Matter&lt;/full-title&gt;&lt;/periodical&gt;&lt;pages&gt;6552-6561&lt;/pages&gt;&lt;volume&gt;11&lt;/volume&gt;&lt;number&gt;33&lt;/number&gt;&lt;dates&gt;&lt;year&gt;2015&lt;/year&gt;&lt;/dates&gt;&lt;publisher&gt;Royal Society of Chemistry (RSC)&lt;/publisher&gt;&lt;isbn&gt;1744-683X&amp;#xD;1744-6848&lt;/isbn&gt;&lt;urls&gt;&lt;related-urls&gt;&lt;url&gt;http://dx.doi.org/10.1039/c5sm00693g&lt;/url&gt;&lt;/related-urls&gt;&lt;/urls&gt;&lt;electronic-resource-num&gt;10.1039/c5sm00693g&lt;/electronic-resource-num&gt;&lt;/record&gt;&lt;/Cite&gt;&lt;/EndNote&gt;</w:instrText>
      </w:r>
      <w:r w:rsidR="003903D5" w:rsidRPr="003903D5">
        <w:rPr>
          <w:rFonts w:cs="Times New Roman"/>
          <w:sz w:val="24"/>
          <w:szCs w:val="24"/>
        </w:rPr>
        <w:fldChar w:fldCharType="separate"/>
      </w:r>
      <w:r w:rsidR="00F87024">
        <w:rPr>
          <w:rFonts w:cs="Times New Roman"/>
          <w:noProof/>
          <w:sz w:val="24"/>
          <w:szCs w:val="24"/>
        </w:rPr>
        <w:t>(</w:t>
      </w:r>
      <w:hyperlink w:anchor="_ENREF_20" w:tooltip="Gravish, 2015 #25" w:history="1">
        <w:r w:rsidR="00AC61BA" w:rsidRPr="00F87024">
          <w:rPr>
            <w:rFonts w:cs="Times New Roman"/>
            <w:i/>
            <w:noProof/>
            <w:sz w:val="24"/>
            <w:szCs w:val="24"/>
          </w:rPr>
          <w:t>20</w:t>
        </w:r>
      </w:hyperlink>
      <w:r w:rsidR="00F87024">
        <w:rPr>
          <w:rFonts w:cs="Times New Roman"/>
          <w:noProof/>
          <w:sz w:val="24"/>
          <w:szCs w:val="24"/>
        </w:rPr>
        <w:t>)</w:t>
      </w:r>
      <w:r w:rsidR="003903D5" w:rsidRPr="003903D5">
        <w:rPr>
          <w:rFonts w:cs="Times New Roman"/>
          <w:sz w:val="24"/>
          <w:szCs w:val="24"/>
        </w:rPr>
        <w:fldChar w:fldCharType="end"/>
      </w:r>
      <w:r w:rsidR="003903D5" w:rsidRPr="003903D5">
        <w:rPr>
          <w:rFonts w:cs="Times New Roman"/>
          <w:sz w:val="24"/>
          <w:szCs w:val="24"/>
        </w:rPr>
        <w:t>.</w:t>
      </w:r>
      <w:r w:rsidR="003903D5" w:rsidRPr="00087EBB">
        <w:rPr>
          <w:rFonts w:cs="Times New Roman"/>
        </w:rPr>
        <w:t xml:space="preserve"> </w:t>
      </w:r>
      <w:r w:rsidR="00A56AC5" w:rsidRPr="00B33BE0">
        <w:rPr>
          <w:sz w:val="24"/>
          <w:szCs w:val="24"/>
        </w:rPr>
        <w:t xml:space="preserve">The CA model consisted of </w:t>
      </w:r>
      <w:r w:rsidR="00A56AC5">
        <w:rPr>
          <w:sz w:val="24"/>
          <w:szCs w:val="24"/>
        </w:rPr>
        <w:t>a</w:t>
      </w:r>
      <w:r w:rsidR="000A450A">
        <w:rPr>
          <w:sz w:val="24"/>
          <w:szCs w:val="24"/>
        </w:rPr>
        <w:t xml:space="preserve"> </w:t>
      </w:r>
      <w:r w:rsidR="00ED577D">
        <w:rPr>
          <w:sz w:val="24"/>
          <w:szCs w:val="24"/>
        </w:rPr>
        <w:t>tunnel lattice</w:t>
      </w:r>
      <w:r w:rsidR="00E9687C">
        <w:rPr>
          <w:sz w:val="24"/>
          <w:szCs w:val="24"/>
        </w:rPr>
        <w:t xml:space="preserve"> </w:t>
      </w:r>
      <w:r w:rsidR="00ED577D">
        <w:rPr>
          <w:sz w:val="24"/>
          <w:szCs w:val="24"/>
        </w:rPr>
        <w:t>with a width of two cells</w:t>
      </w:r>
      <w:r w:rsidR="000A450A">
        <w:rPr>
          <w:sz w:val="24"/>
          <w:szCs w:val="24"/>
        </w:rPr>
        <w:t xml:space="preserve"> </w:t>
      </w:r>
      <w:r w:rsidR="00E9687C">
        <w:rPr>
          <w:sz w:val="24"/>
          <w:szCs w:val="24"/>
        </w:rPr>
        <w:t xml:space="preserve">occupied by </w:t>
      </w:r>
      <w:r w:rsidRPr="00661811">
        <w:rPr>
          <w:sz w:val="24"/>
          <w:szCs w:val="24"/>
        </w:rPr>
        <w:t xml:space="preserve">soil, </w:t>
      </w:r>
      <w:r w:rsidR="00E9687C">
        <w:rPr>
          <w:sz w:val="24"/>
          <w:szCs w:val="24"/>
        </w:rPr>
        <w:t>empty space</w:t>
      </w:r>
      <w:r w:rsidRPr="00661811">
        <w:rPr>
          <w:sz w:val="24"/>
          <w:szCs w:val="24"/>
        </w:rPr>
        <w:t xml:space="preserve">, </w:t>
      </w:r>
      <w:r w:rsidR="00E9687C">
        <w:rPr>
          <w:sz w:val="24"/>
          <w:szCs w:val="24"/>
        </w:rPr>
        <w:t xml:space="preserve">an </w:t>
      </w:r>
      <w:r w:rsidRPr="00661811">
        <w:rPr>
          <w:sz w:val="24"/>
          <w:szCs w:val="24"/>
        </w:rPr>
        <w:t xml:space="preserve">ascending </w:t>
      </w:r>
      <w:r>
        <w:rPr>
          <w:sz w:val="24"/>
          <w:szCs w:val="24"/>
        </w:rPr>
        <w:t>ant</w:t>
      </w:r>
      <w:r w:rsidRPr="00661811">
        <w:rPr>
          <w:sz w:val="24"/>
          <w:szCs w:val="24"/>
        </w:rPr>
        <w:t xml:space="preserve">, </w:t>
      </w:r>
      <w:r w:rsidR="00E9687C">
        <w:rPr>
          <w:sz w:val="24"/>
          <w:szCs w:val="24"/>
        </w:rPr>
        <w:t xml:space="preserve">or a </w:t>
      </w:r>
      <w:r w:rsidRPr="00661811">
        <w:rPr>
          <w:sz w:val="24"/>
          <w:szCs w:val="24"/>
        </w:rPr>
        <w:t>descending ant (</w:t>
      </w:r>
      <w:r w:rsidR="004E7FB3">
        <w:rPr>
          <w:i/>
          <w:sz w:val="24"/>
          <w:szCs w:val="24"/>
        </w:rPr>
        <w:t>Fig.</w:t>
      </w:r>
      <w:r w:rsidRPr="00661811">
        <w:rPr>
          <w:i/>
          <w:sz w:val="24"/>
          <w:szCs w:val="24"/>
        </w:rPr>
        <w:t xml:space="preserve"> </w:t>
      </w:r>
      <w:r w:rsidR="00531751">
        <w:rPr>
          <w:i/>
          <w:sz w:val="24"/>
          <w:szCs w:val="24"/>
        </w:rPr>
        <w:t>3</w:t>
      </w:r>
      <w:r>
        <w:rPr>
          <w:i/>
          <w:sz w:val="24"/>
          <w:szCs w:val="24"/>
        </w:rPr>
        <w:t>A</w:t>
      </w:r>
      <w:r w:rsidRPr="00661811">
        <w:rPr>
          <w:sz w:val="24"/>
          <w:szCs w:val="24"/>
        </w:rPr>
        <w:t>). Sim</w:t>
      </w:r>
      <w:r>
        <w:rPr>
          <w:sz w:val="24"/>
          <w:szCs w:val="24"/>
        </w:rPr>
        <w:t>ulated ants could walk, excavate</w:t>
      </w:r>
      <w:r w:rsidRPr="00661811">
        <w:rPr>
          <w:sz w:val="24"/>
          <w:szCs w:val="24"/>
        </w:rPr>
        <w:t>, deposit a pellet</w:t>
      </w:r>
      <w:r>
        <w:rPr>
          <w:sz w:val="24"/>
          <w:szCs w:val="24"/>
        </w:rPr>
        <w:t>,</w:t>
      </w:r>
      <w:r w:rsidR="00D11596">
        <w:rPr>
          <w:sz w:val="24"/>
          <w:szCs w:val="24"/>
        </w:rPr>
        <w:t xml:space="preserve"> or rest.</w:t>
      </w:r>
      <w:r w:rsidR="00C04188">
        <w:rPr>
          <w:sz w:val="24"/>
          <w:szCs w:val="24"/>
        </w:rPr>
        <w:t xml:space="preserve"> We</w:t>
      </w:r>
      <w:r w:rsidR="000A450A">
        <w:rPr>
          <w:sz w:val="24"/>
          <w:szCs w:val="24"/>
        </w:rPr>
        <w:t xml:space="preserve"> implemented reversals and unequal workload distributions</w:t>
      </w:r>
      <w:r w:rsidR="00D11596">
        <w:rPr>
          <w:sz w:val="24"/>
          <w:szCs w:val="24"/>
        </w:rPr>
        <w:t xml:space="preserve"> on populations</w:t>
      </w:r>
      <w:r w:rsidR="00D11596" w:rsidRPr="006E1C7A">
        <w:rPr>
          <w:sz w:val="24"/>
          <w:szCs w:val="24"/>
        </w:rPr>
        <w:t xml:space="preserve"> of </w:t>
      </w:r>
      <w:r w:rsidR="00D11596">
        <w:rPr>
          <w:sz w:val="24"/>
          <w:szCs w:val="24"/>
        </w:rPr>
        <w:t>2 to 100</w:t>
      </w:r>
      <w:r w:rsidR="00D11596" w:rsidRPr="006E1C7A">
        <w:rPr>
          <w:sz w:val="24"/>
          <w:szCs w:val="24"/>
        </w:rPr>
        <w:t xml:space="preserve"> </w:t>
      </w:r>
      <w:r w:rsidR="00D11596">
        <w:rPr>
          <w:sz w:val="24"/>
          <w:szCs w:val="24"/>
        </w:rPr>
        <w:t>ants</w:t>
      </w:r>
      <w:r w:rsidR="00C51163">
        <w:rPr>
          <w:sz w:val="24"/>
          <w:szCs w:val="24"/>
        </w:rPr>
        <w:t>. R</w:t>
      </w:r>
      <w:r w:rsidR="000939E1">
        <w:rPr>
          <w:sz w:val="24"/>
          <w:szCs w:val="24"/>
        </w:rPr>
        <w:t>eversal</w:t>
      </w:r>
      <w:r w:rsidR="00D11596">
        <w:rPr>
          <w:sz w:val="24"/>
          <w:szCs w:val="24"/>
        </w:rPr>
        <w:t xml:space="preserve"> behavior</w:t>
      </w:r>
      <w:r w:rsidR="00793E7F">
        <w:rPr>
          <w:sz w:val="24"/>
          <w:szCs w:val="24"/>
        </w:rPr>
        <w:t xml:space="preserve"> </w:t>
      </w:r>
      <w:r w:rsidR="007F4A84">
        <w:rPr>
          <w:sz w:val="24"/>
          <w:szCs w:val="24"/>
        </w:rPr>
        <w:t>was implemented by a simple scheme</w:t>
      </w:r>
      <w:r w:rsidR="00A56AC5">
        <w:rPr>
          <w:sz w:val="24"/>
          <w:szCs w:val="24"/>
        </w:rPr>
        <w:t>,</w:t>
      </w:r>
      <w:r w:rsidR="007F4A84">
        <w:rPr>
          <w:sz w:val="24"/>
          <w:szCs w:val="24"/>
        </w:rPr>
        <w:t xml:space="preserve"> which </w:t>
      </w:r>
      <w:r w:rsidR="00D11596">
        <w:rPr>
          <w:sz w:val="24"/>
          <w:szCs w:val="24"/>
        </w:rPr>
        <w:t>designated</w:t>
      </w:r>
      <w:r w:rsidR="00D11596" w:rsidRPr="006E1C7A">
        <w:rPr>
          <w:sz w:val="24"/>
          <w:szCs w:val="24"/>
        </w:rPr>
        <w:t xml:space="preserve"> a probability to abandon digging when </w:t>
      </w:r>
      <w:r w:rsidR="0006094A">
        <w:rPr>
          <w:sz w:val="24"/>
          <w:szCs w:val="24"/>
        </w:rPr>
        <w:t>an ant’s</w:t>
      </w:r>
      <w:r w:rsidR="00D11596" w:rsidRPr="006E1C7A">
        <w:rPr>
          <w:sz w:val="24"/>
          <w:szCs w:val="24"/>
        </w:rPr>
        <w:t xml:space="preserve"> path to the excavation site was blocked by traffic for more than a pre-defined duration. </w:t>
      </w:r>
      <w:r w:rsidR="000939E1">
        <w:rPr>
          <w:sz w:val="24"/>
          <w:szCs w:val="24"/>
        </w:rPr>
        <w:t>While direct control of output workload distributions was not implemented, we</w:t>
      </w:r>
      <w:r w:rsidR="000A450A">
        <w:rPr>
          <w:sz w:val="24"/>
          <w:szCs w:val="24"/>
        </w:rPr>
        <w:t xml:space="preserve"> modulated</w:t>
      </w:r>
      <w:r w:rsidR="0006094A">
        <w:rPr>
          <w:sz w:val="24"/>
          <w:szCs w:val="24"/>
        </w:rPr>
        <w:t xml:space="preserve"> workload </w:t>
      </w:r>
      <w:r w:rsidR="000476B1">
        <w:rPr>
          <w:sz w:val="24"/>
          <w:szCs w:val="24"/>
        </w:rPr>
        <w:t>inequality</w:t>
      </w:r>
      <w:r w:rsidR="00D11596" w:rsidRPr="006E1C7A">
        <w:rPr>
          <w:sz w:val="24"/>
          <w:szCs w:val="24"/>
        </w:rPr>
        <w:t xml:space="preserve"> by setting individual probabilities to return to the excavation site after pellet deposition</w:t>
      </w:r>
      <w:r w:rsidR="00724000">
        <w:rPr>
          <w:sz w:val="24"/>
          <w:szCs w:val="24"/>
        </w:rPr>
        <w:t xml:space="preserve"> (work probability)</w:t>
      </w:r>
      <w:r w:rsidR="00D11596" w:rsidRPr="006E1C7A">
        <w:rPr>
          <w:sz w:val="24"/>
          <w:szCs w:val="24"/>
        </w:rPr>
        <w:t>.</w:t>
      </w:r>
    </w:p>
    <w:p w14:paraId="7B5A4496" w14:textId="77777777" w:rsidR="00C04188" w:rsidRDefault="00C04188" w:rsidP="006D5F59">
      <w:pPr>
        <w:pStyle w:val="Textwitgoutindent"/>
        <w:tabs>
          <w:tab w:val="left" w:pos="576"/>
        </w:tabs>
        <w:rPr>
          <w:sz w:val="24"/>
          <w:szCs w:val="24"/>
        </w:rPr>
      </w:pPr>
    </w:p>
    <w:p w14:paraId="72A6C7A7" w14:textId="43D2C2C8" w:rsidR="005A4266" w:rsidRDefault="00724000" w:rsidP="006D5F59">
      <w:pPr>
        <w:pStyle w:val="Textwitgoutindent"/>
        <w:tabs>
          <w:tab w:val="left" w:pos="576"/>
        </w:tabs>
        <w:rPr>
          <w:sz w:val="24"/>
          <w:szCs w:val="24"/>
        </w:rPr>
      </w:pPr>
      <w:r>
        <w:rPr>
          <w:sz w:val="24"/>
          <w:szCs w:val="24"/>
        </w:rPr>
        <w:t>The work probability distribution was determined with</w:t>
      </w:r>
      <w:r w:rsidR="00C04188">
        <w:rPr>
          <w:sz w:val="24"/>
          <w:szCs w:val="24"/>
        </w:rPr>
        <w:t xml:space="preserve"> a genetic algorithm</w:t>
      </w:r>
      <w:r w:rsidR="0084286D">
        <w:rPr>
          <w:sz w:val="24"/>
          <w:szCs w:val="24"/>
        </w:rPr>
        <w:t xml:space="preserve"> (GA)</w:t>
      </w:r>
      <w:r w:rsidR="00C04188">
        <w:rPr>
          <w:sz w:val="24"/>
          <w:szCs w:val="24"/>
        </w:rPr>
        <w:t xml:space="preserve"> (</w:t>
      </w:r>
      <w:r w:rsidR="00C04188" w:rsidRPr="00E61A6A">
        <w:rPr>
          <w:i/>
          <w:sz w:val="24"/>
          <w:szCs w:val="24"/>
        </w:rPr>
        <w:t>Fig. 3</w:t>
      </w:r>
      <w:r w:rsidR="00E61A6A">
        <w:rPr>
          <w:i/>
          <w:sz w:val="24"/>
          <w:szCs w:val="24"/>
        </w:rPr>
        <w:t>B</w:t>
      </w:r>
      <w:r w:rsidR="00C04188">
        <w:rPr>
          <w:sz w:val="24"/>
          <w:szCs w:val="24"/>
        </w:rPr>
        <w:t>) on a 30-ant CA model, changing the work</w:t>
      </w:r>
      <w:r>
        <w:rPr>
          <w:sz w:val="24"/>
          <w:szCs w:val="24"/>
        </w:rPr>
        <w:t xml:space="preserve"> probability</w:t>
      </w:r>
      <w:r w:rsidR="00C04188">
        <w:rPr>
          <w:sz w:val="24"/>
          <w:szCs w:val="24"/>
        </w:rPr>
        <w:t xml:space="preserve"> distribution to </w:t>
      </w:r>
      <w:r>
        <w:rPr>
          <w:sz w:val="24"/>
          <w:szCs w:val="24"/>
        </w:rPr>
        <w:t>optimize</w:t>
      </w:r>
      <w:r w:rsidR="00C04188">
        <w:rPr>
          <w:sz w:val="24"/>
          <w:szCs w:val="24"/>
        </w:rPr>
        <w:t xml:space="preserve"> excavation rate with each generation</w:t>
      </w:r>
      <w:r>
        <w:rPr>
          <w:sz w:val="24"/>
          <w:szCs w:val="24"/>
        </w:rPr>
        <w:t xml:space="preserve"> (</w:t>
      </w:r>
      <w:r w:rsidRPr="00E61A6A">
        <w:rPr>
          <w:i/>
          <w:sz w:val="24"/>
          <w:szCs w:val="24"/>
        </w:rPr>
        <w:t>supplementa</w:t>
      </w:r>
      <w:r w:rsidR="00E61A6A" w:rsidRPr="00E61A6A">
        <w:rPr>
          <w:i/>
          <w:sz w:val="24"/>
          <w:szCs w:val="24"/>
        </w:rPr>
        <w:t>ry materials</w:t>
      </w:r>
      <w:r>
        <w:rPr>
          <w:sz w:val="24"/>
          <w:szCs w:val="24"/>
        </w:rPr>
        <w:t>)</w:t>
      </w:r>
      <w:r w:rsidR="00C04188">
        <w:rPr>
          <w:sz w:val="24"/>
          <w:szCs w:val="24"/>
        </w:rPr>
        <w:t xml:space="preserve">. </w:t>
      </w:r>
      <w:commentRangeStart w:id="10"/>
      <w:r w:rsidR="00A56AC5">
        <w:rPr>
          <w:sz w:val="24"/>
          <w:szCs w:val="24"/>
        </w:rPr>
        <w:t>Regardless</w:t>
      </w:r>
      <w:r w:rsidR="00A56AC5" w:rsidRPr="00EA7329">
        <w:rPr>
          <w:sz w:val="24"/>
          <w:szCs w:val="24"/>
        </w:rPr>
        <w:t xml:space="preserve"> of the initial population</w:t>
      </w:r>
      <w:r w:rsidR="00A56AC5">
        <w:rPr>
          <w:sz w:val="24"/>
          <w:szCs w:val="24"/>
        </w:rPr>
        <w:t>, the simulation converged to an unequal workload distribution within a few generations (</w:t>
      </w:r>
      <w:r w:rsidR="00A56AC5" w:rsidRPr="00EA7329">
        <w:rPr>
          <w:i/>
          <w:sz w:val="24"/>
          <w:szCs w:val="24"/>
        </w:rPr>
        <w:t>Fig</w:t>
      </w:r>
      <w:r w:rsidR="00A56AC5">
        <w:rPr>
          <w:i/>
          <w:sz w:val="24"/>
          <w:szCs w:val="24"/>
        </w:rPr>
        <w:t>.</w:t>
      </w:r>
      <w:r w:rsidR="00A56AC5" w:rsidRPr="00EA7329">
        <w:rPr>
          <w:i/>
          <w:sz w:val="24"/>
          <w:szCs w:val="24"/>
        </w:rPr>
        <w:t xml:space="preserve"> </w:t>
      </w:r>
      <w:r w:rsidR="00A56AC5">
        <w:rPr>
          <w:i/>
          <w:sz w:val="24"/>
          <w:szCs w:val="24"/>
        </w:rPr>
        <w:t>3C</w:t>
      </w:r>
      <w:r w:rsidR="00A56AC5">
        <w:rPr>
          <w:sz w:val="24"/>
          <w:szCs w:val="24"/>
        </w:rPr>
        <w:t>). Notably, this theoretically optimized distribution resembled the experimentally observed workload distributions (</w:t>
      </w:r>
      <w:r w:rsidR="00A56AC5" w:rsidRPr="0084286D">
        <w:rPr>
          <w:i/>
          <w:sz w:val="24"/>
          <w:szCs w:val="24"/>
        </w:rPr>
        <w:t>Fig. 2D, green</w:t>
      </w:r>
      <w:r w:rsidR="00A56AC5">
        <w:rPr>
          <w:sz w:val="24"/>
          <w:szCs w:val="24"/>
        </w:rPr>
        <w:t>), suggesting that an unequal workload distribution is a robust mechanism and biological adaptation for improving excavation rate.</w:t>
      </w:r>
      <w:commentRangeEnd w:id="10"/>
      <w:r w:rsidR="00A56AC5">
        <w:rPr>
          <w:rStyle w:val="CommentReference"/>
          <w:rFonts w:eastAsia="Times New Roman" w:cs="Times New Roman"/>
          <w:kern w:val="0"/>
          <w:lang w:eastAsia="en-US"/>
        </w:rPr>
        <w:commentReference w:id="10"/>
      </w:r>
    </w:p>
    <w:p w14:paraId="38A7057A" w14:textId="77777777" w:rsidR="005A4266" w:rsidRDefault="005A4266" w:rsidP="006D5F59">
      <w:pPr>
        <w:pStyle w:val="Textwitgoutindent"/>
        <w:tabs>
          <w:tab w:val="left" w:pos="576"/>
        </w:tabs>
        <w:rPr>
          <w:sz w:val="24"/>
          <w:szCs w:val="24"/>
        </w:rPr>
      </w:pPr>
    </w:p>
    <w:p w14:paraId="49FA111B" w14:textId="5253D8AF" w:rsidR="006D5F59" w:rsidRDefault="00A56AC5" w:rsidP="006D5F59">
      <w:pPr>
        <w:pStyle w:val="Textwitgoutindent"/>
        <w:tabs>
          <w:tab w:val="left" w:pos="576"/>
        </w:tabs>
        <w:rPr>
          <w:sz w:val="24"/>
          <w:szCs w:val="24"/>
        </w:rPr>
      </w:pPr>
      <w:r>
        <w:rPr>
          <w:sz w:val="24"/>
          <w:szCs w:val="24"/>
        </w:rPr>
        <w:t xml:space="preserve">We found that populations greater than 3 ants resulted in </w:t>
      </w:r>
      <w:r w:rsidRPr="00B24605">
        <w:rPr>
          <w:sz w:val="24"/>
          <w:szCs w:val="24"/>
        </w:rPr>
        <w:t xml:space="preserve">irresolvable </w:t>
      </w:r>
      <w:r>
        <w:rPr>
          <w:sz w:val="24"/>
          <w:szCs w:val="24"/>
        </w:rPr>
        <w:t>clogs, regardless of the workload distribution, unless ants were capable of reversal behaviors</w:t>
      </w:r>
      <w:r w:rsidRPr="00B24605">
        <w:rPr>
          <w:sz w:val="24"/>
          <w:szCs w:val="24"/>
        </w:rPr>
        <w:t>.</w:t>
      </w:r>
      <w:r>
        <w:rPr>
          <w:sz w:val="24"/>
          <w:szCs w:val="24"/>
        </w:rPr>
        <w:t xml:space="preserve"> Thus, we simulated both equal (Active ants) and GA work probability distributions (Lorenz ants) with an identical probability to reverse. Reversal probability, along with other simulation parameters, were selected such that 30 Lorenz ants produced experimentally observed ant digging rates (</w:t>
      </w:r>
      <w:r>
        <w:rPr>
          <w:i/>
          <w:sz w:val="24"/>
          <w:szCs w:val="24"/>
        </w:rPr>
        <w:t>Fig.</w:t>
      </w:r>
      <w:r w:rsidRPr="00D079D3">
        <w:rPr>
          <w:i/>
          <w:sz w:val="24"/>
          <w:szCs w:val="24"/>
        </w:rPr>
        <w:t xml:space="preserve"> </w:t>
      </w:r>
      <w:r>
        <w:rPr>
          <w:i/>
          <w:sz w:val="24"/>
          <w:szCs w:val="24"/>
        </w:rPr>
        <w:t>2B</w:t>
      </w:r>
      <w:r>
        <w:rPr>
          <w:sz w:val="24"/>
          <w:szCs w:val="24"/>
        </w:rPr>
        <w:t xml:space="preserve">). </w:t>
      </w:r>
    </w:p>
    <w:p w14:paraId="196F1BB7" w14:textId="77777777" w:rsidR="006D5F59" w:rsidRDefault="006D5F59" w:rsidP="006D5F59">
      <w:pPr>
        <w:pStyle w:val="Textwitgoutindent"/>
        <w:tabs>
          <w:tab w:val="left" w:pos="576"/>
        </w:tabs>
        <w:ind w:firstLine="227"/>
        <w:rPr>
          <w:sz w:val="24"/>
          <w:szCs w:val="24"/>
        </w:rPr>
      </w:pPr>
    </w:p>
    <w:p w14:paraId="0B06B685" w14:textId="030E8EBF" w:rsidR="003758A6" w:rsidRPr="000A567F" w:rsidRDefault="00A56AC5" w:rsidP="00C04188">
      <w:pPr>
        <w:pStyle w:val="Textwitgoutindent"/>
        <w:tabs>
          <w:tab w:val="left" w:pos="576"/>
        </w:tabs>
        <w:rPr>
          <w:sz w:val="24"/>
          <w:szCs w:val="24"/>
        </w:rPr>
      </w:pPr>
      <w:r>
        <w:rPr>
          <w:sz w:val="24"/>
          <w:szCs w:val="24"/>
        </w:rPr>
        <w:t>Even with reversal behaviors, active ants performed poorly for populations of greater than 5 ants</w:t>
      </w:r>
      <w:r w:rsidR="009D1889">
        <w:rPr>
          <w:sz w:val="24"/>
          <w:szCs w:val="24"/>
        </w:rPr>
        <w:t>, whereas Lorenz ants were able to maintain relatively hi</w:t>
      </w:r>
      <w:r w:rsidR="00A96D0C">
        <w:rPr>
          <w:sz w:val="24"/>
          <w:szCs w:val="24"/>
        </w:rPr>
        <w:t xml:space="preserve">gh excavation rates with large </w:t>
      </w:r>
      <w:r w:rsidR="009D1889">
        <w:rPr>
          <w:sz w:val="24"/>
          <w:szCs w:val="24"/>
        </w:rPr>
        <w:t>populations</w:t>
      </w:r>
      <w:r w:rsidR="0006094A">
        <w:rPr>
          <w:sz w:val="24"/>
          <w:szCs w:val="24"/>
        </w:rPr>
        <w:t xml:space="preserve"> (</w:t>
      </w:r>
      <w:r w:rsidR="0006094A" w:rsidRPr="00B601D0">
        <w:rPr>
          <w:i/>
          <w:sz w:val="24"/>
          <w:szCs w:val="24"/>
        </w:rPr>
        <w:t>Fig</w:t>
      </w:r>
      <w:r w:rsidR="004E7FB3">
        <w:rPr>
          <w:i/>
          <w:sz w:val="24"/>
          <w:szCs w:val="24"/>
        </w:rPr>
        <w:t>.</w:t>
      </w:r>
      <w:r w:rsidR="0006094A" w:rsidRPr="00B601D0">
        <w:rPr>
          <w:i/>
          <w:sz w:val="24"/>
          <w:szCs w:val="24"/>
        </w:rPr>
        <w:t xml:space="preserve"> </w:t>
      </w:r>
      <w:r w:rsidR="004E7FB3">
        <w:rPr>
          <w:i/>
          <w:sz w:val="24"/>
          <w:szCs w:val="24"/>
        </w:rPr>
        <w:t>3</w:t>
      </w:r>
      <w:r w:rsidR="0084286D">
        <w:rPr>
          <w:i/>
          <w:sz w:val="24"/>
          <w:szCs w:val="24"/>
        </w:rPr>
        <w:t>D</w:t>
      </w:r>
      <w:r w:rsidR="0006094A">
        <w:rPr>
          <w:sz w:val="24"/>
          <w:szCs w:val="24"/>
        </w:rPr>
        <w:t xml:space="preserve">). </w:t>
      </w:r>
      <w:r w:rsidR="00793E7F">
        <w:rPr>
          <w:sz w:val="24"/>
          <w:szCs w:val="24"/>
        </w:rPr>
        <w:t>Such a phenomenon, whereby the system performs worse when the individual system components attempt to maximize their own performance, is common for various multi-particle system</w:t>
      </w:r>
      <w:r>
        <w:rPr>
          <w:sz w:val="24"/>
          <w:szCs w:val="24"/>
        </w:rPr>
        <w:t>s</w:t>
      </w:r>
      <w:r w:rsidR="00793E7F">
        <w:rPr>
          <w:sz w:val="24"/>
          <w:szCs w:val="24"/>
        </w:rPr>
        <w:t xml:space="preserve"> including vehicle and pedestrian traffic</w:t>
      </w:r>
      <w:r w:rsidR="00CC563F">
        <w:rPr>
          <w:sz w:val="24"/>
          <w:szCs w:val="24"/>
        </w:rPr>
        <w:t xml:space="preserve"> </w:t>
      </w:r>
      <w:r w:rsidR="00CC563F">
        <w:rPr>
          <w:sz w:val="24"/>
          <w:szCs w:val="24"/>
        </w:rPr>
        <w:fldChar w:fldCharType="begin"/>
      </w:r>
      <w:r w:rsidR="00AC61BA">
        <w:rPr>
          <w:sz w:val="24"/>
          <w:szCs w:val="24"/>
        </w:rPr>
        <w:instrText xml:space="preserve"> ADDIN EN.CITE &lt;EndNote&gt;&lt;Cite&gt;&lt;Author&gt;Gershenson&lt;/Author&gt;&lt;Year&gt;2015&lt;/Year&gt;&lt;RecNum&gt;32&lt;/RecNum&gt;&lt;DisplayText&gt;(&lt;style face="italic"&gt;25&lt;/style&gt;)&lt;/DisplayText&gt;&lt;record&gt;&lt;rec-number&gt;32&lt;/rec-number&gt;&lt;foreign-keys&gt;&lt;key app="EN" db-id="dtazzz9t0aep2fe2apfvdvxvxtzze2s9ds2r" timestamp="1483646219"&gt;32&lt;/key&gt;&lt;/foreign-keys&gt;&lt;ref-type name="Journal Article"&gt;17&lt;/ref-type&gt;&lt;contributors&gt;&lt;authors&gt;&lt;author&gt;Gershenson, Carlos&lt;/author&gt;&lt;author&gt;Helbing, Dirk&lt;/author&gt;&lt;/authors&gt;&lt;/contributors&gt;&lt;titles&gt;&lt;title&gt;When slower is faster&lt;/title&gt;&lt;secondary-title&gt;Complexity&lt;/secondary-title&gt;&lt;/titles&gt;&lt;periodical&gt;&lt;full-title&gt;Complexity&lt;/full-title&gt;&lt;/periodical&gt;&lt;pages&gt;9-15&lt;/pages&gt;&lt;volume&gt;21&lt;/volume&gt;&lt;number&gt;2&lt;/number&gt;&lt;dates&gt;&lt;year&gt;2015&lt;/year&gt;&lt;pub-dates&gt;&lt;date&gt;2015/10/27&lt;/date&gt;&lt;/pub-dates&gt;&lt;/dates&gt;&lt;publisher&gt;Wiley-Blackwell&lt;/publisher&gt;&lt;isbn&gt;1076-2787&lt;/isbn&gt;&lt;urls&gt;&lt;related-urls&gt;&lt;url&gt;http://dx.doi.org/10.1002/cplx.21736&lt;/url&gt;&lt;/related-urls&gt;&lt;/urls&gt;&lt;electronic-resource-num&gt;10.1002/cplx.21736&lt;/electronic-resource-num&gt;&lt;/record&gt;&lt;/Cite&gt;&lt;/EndNote&gt;</w:instrText>
      </w:r>
      <w:r w:rsidR="00CC563F">
        <w:rPr>
          <w:sz w:val="24"/>
          <w:szCs w:val="24"/>
        </w:rPr>
        <w:fldChar w:fldCharType="separate"/>
      </w:r>
      <w:r w:rsidR="00AC61BA">
        <w:rPr>
          <w:noProof/>
          <w:sz w:val="24"/>
          <w:szCs w:val="24"/>
        </w:rPr>
        <w:t>(</w:t>
      </w:r>
      <w:hyperlink w:anchor="_ENREF_25" w:tooltip="Gershenson, 2015 #32" w:history="1">
        <w:r w:rsidR="00AC61BA" w:rsidRPr="00AC61BA">
          <w:rPr>
            <w:i/>
            <w:noProof/>
            <w:sz w:val="24"/>
            <w:szCs w:val="24"/>
          </w:rPr>
          <w:t>25</w:t>
        </w:r>
      </w:hyperlink>
      <w:bookmarkStart w:id="11" w:name="_GoBack"/>
      <w:bookmarkEnd w:id="11"/>
      <w:r w:rsidR="00AC61BA">
        <w:rPr>
          <w:noProof/>
          <w:sz w:val="24"/>
          <w:szCs w:val="24"/>
        </w:rPr>
        <w:t>)</w:t>
      </w:r>
      <w:r w:rsidR="00CC563F">
        <w:rPr>
          <w:sz w:val="24"/>
          <w:szCs w:val="24"/>
        </w:rPr>
        <w:fldChar w:fldCharType="end"/>
      </w:r>
      <w:r w:rsidR="00793E7F">
        <w:rPr>
          <w:sz w:val="24"/>
          <w:szCs w:val="24"/>
        </w:rPr>
        <w:t xml:space="preserve">. </w:t>
      </w:r>
      <w:r w:rsidR="00AE3A6A">
        <w:rPr>
          <w:sz w:val="24"/>
          <w:szCs w:val="24"/>
        </w:rPr>
        <w:t xml:space="preserve">Consequently, CA ant </w:t>
      </w:r>
      <w:r w:rsidR="000476B1">
        <w:rPr>
          <w:sz w:val="24"/>
          <w:szCs w:val="24"/>
        </w:rPr>
        <w:t>traffic</w:t>
      </w:r>
      <w:r w:rsidR="00AE3A6A">
        <w:rPr>
          <w:sz w:val="24"/>
          <w:szCs w:val="24"/>
        </w:rPr>
        <w:t xml:space="preserve"> </w:t>
      </w:r>
      <w:r w:rsidR="000476B1">
        <w:rPr>
          <w:sz w:val="24"/>
          <w:szCs w:val="24"/>
        </w:rPr>
        <w:t xml:space="preserve">resembles </w:t>
      </w:r>
      <w:r w:rsidR="009216EE">
        <w:rPr>
          <w:sz w:val="24"/>
          <w:szCs w:val="24"/>
        </w:rPr>
        <w:lastRenderedPageBreak/>
        <w:t xml:space="preserve">characteristics of </w:t>
      </w:r>
      <w:r w:rsidR="00AE3A6A">
        <w:rPr>
          <w:sz w:val="24"/>
          <w:szCs w:val="24"/>
        </w:rPr>
        <w:t xml:space="preserve">vehicle traffic </w:t>
      </w:r>
      <w:r w:rsidR="009216EE">
        <w:rPr>
          <w:sz w:val="24"/>
          <w:szCs w:val="24"/>
        </w:rPr>
        <w:t>flow</w:t>
      </w:r>
      <w:r w:rsidR="00AE3A6A">
        <w:rPr>
          <w:sz w:val="24"/>
          <w:szCs w:val="24"/>
        </w:rPr>
        <w:t xml:space="preserve"> </w:t>
      </w:r>
      <w:r w:rsidR="00AE3A6A">
        <w:rPr>
          <w:sz w:val="24"/>
          <w:szCs w:val="24"/>
        </w:rPr>
        <w:fldChar w:fldCharType="begin"/>
      </w:r>
      <w:r w:rsidR="00AC61BA">
        <w:rPr>
          <w:sz w:val="24"/>
          <w:szCs w:val="24"/>
        </w:rPr>
        <w:instrText xml:space="preserve"> ADDIN EN.CITE &lt;EndNote&gt;&lt;Cite&gt;&lt;Author&gt;Nagel&lt;/Author&gt;&lt;Year&gt;1992&lt;/Year&gt;&lt;RecNum&gt;34&lt;/RecNum&gt;&lt;DisplayText&gt;(&lt;style face="italic"&gt;26&lt;/style&gt;)&lt;/DisplayText&gt;&lt;record&gt;&lt;rec-number&gt;34&lt;/rec-number&gt;&lt;foreign-keys&gt;&lt;key app="EN" db-id="dtazzz9t0aep2fe2apfvdvxvxtzze2s9ds2r" timestamp="1483646219"&gt;34&lt;/key&gt;&lt;/foreign-keys&gt;&lt;ref-type name="Journal Article"&gt;17&lt;/ref-type&gt;&lt;contributors&gt;&lt;authors&gt;&lt;author&gt;Nagel, Kai&lt;/author&gt;&lt;author&gt;Schreckenberg, Michael&lt;/author&gt;&lt;/authors&gt;&lt;/contributors&gt;&lt;titles&gt;&lt;title&gt;A cellular automaton model for freeway traffic&lt;/title&gt;&lt;secondary-title&gt;Journal de Physique I&lt;/secondary-title&gt;&lt;/titles&gt;&lt;periodical&gt;&lt;full-title&gt;Journal de Physique I&lt;/full-title&gt;&lt;/periodical&gt;&lt;pages&gt;2221-2229&lt;/pages&gt;&lt;volume&gt;2&lt;/volume&gt;&lt;number&gt;12&lt;/number&gt;&lt;dates&gt;&lt;year&gt;1992&lt;/year&gt;&lt;pub-dates&gt;&lt;date&gt;1992/12&lt;/date&gt;&lt;/pub-dates&gt;&lt;/dates&gt;&lt;publisher&gt;EDP Sciences&lt;/publisher&gt;&lt;isbn&gt;1155-4304&amp;#xD;1286-4862&lt;/isbn&gt;&lt;urls&gt;&lt;related-urls&gt;&lt;url&gt;http://dx.doi.org/10.1051/jp1:1992277&lt;/url&gt;&lt;/related-urls&gt;&lt;/urls&gt;&lt;electronic-resource-num&gt;10.1051/jp1:1992277&lt;/electronic-resource-num&gt;&lt;/record&gt;&lt;/Cite&gt;&lt;/EndNote&gt;</w:instrText>
      </w:r>
      <w:r w:rsidR="00AE3A6A">
        <w:rPr>
          <w:sz w:val="24"/>
          <w:szCs w:val="24"/>
        </w:rPr>
        <w:fldChar w:fldCharType="separate"/>
      </w:r>
      <w:r w:rsidR="00AC61BA">
        <w:rPr>
          <w:noProof/>
          <w:sz w:val="24"/>
          <w:szCs w:val="24"/>
        </w:rPr>
        <w:t>(</w:t>
      </w:r>
      <w:hyperlink w:anchor="_ENREF_26" w:tooltip="Nagel, 1992 #34" w:history="1">
        <w:r w:rsidR="00AC61BA" w:rsidRPr="00AC61BA">
          <w:rPr>
            <w:i/>
            <w:noProof/>
            <w:sz w:val="24"/>
            <w:szCs w:val="24"/>
          </w:rPr>
          <w:t>26</w:t>
        </w:r>
      </w:hyperlink>
      <w:r w:rsidR="00AC61BA">
        <w:rPr>
          <w:noProof/>
          <w:sz w:val="24"/>
          <w:szCs w:val="24"/>
        </w:rPr>
        <w:t>)</w:t>
      </w:r>
      <w:r w:rsidR="00AE3A6A">
        <w:rPr>
          <w:sz w:val="24"/>
          <w:szCs w:val="24"/>
        </w:rPr>
        <w:fldChar w:fldCharType="end"/>
      </w:r>
      <w:r w:rsidR="00AE3A6A">
        <w:rPr>
          <w:sz w:val="24"/>
          <w:szCs w:val="24"/>
        </w:rPr>
        <w:t xml:space="preserve">, whereby </w:t>
      </w:r>
      <w:r w:rsidR="00A96D0C">
        <w:rPr>
          <w:sz w:val="24"/>
          <w:szCs w:val="24"/>
        </w:rPr>
        <w:t xml:space="preserve">the </w:t>
      </w:r>
      <w:r w:rsidR="00CD5DBA">
        <w:rPr>
          <w:sz w:val="24"/>
          <w:szCs w:val="24"/>
        </w:rPr>
        <w:t xml:space="preserve">mean </w:t>
      </w:r>
      <w:r w:rsidR="006D5F59">
        <w:rPr>
          <w:sz w:val="24"/>
          <w:szCs w:val="24"/>
        </w:rPr>
        <w:t>flow</w:t>
      </w:r>
      <w:r w:rsidR="00CD5DBA">
        <w:rPr>
          <w:sz w:val="24"/>
          <w:szCs w:val="24"/>
        </w:rPr>
        <w:t xml:space="preserve"> rate</w:t>
      </w:r>
      <w:r w:rsidR="006D5F59">
        <w:rPr>
          <w:sz w:val="24"/>
          <w:szCs w:val="24"/>
        </w:rPr>
        <w:t xml:space="preserve"> (</w:t>
      </w:r>
      <m:oMath>
        <m:acc>
          <m:accPr>
            <m:chr m:val="̅"/>
            <m:ctrlPr>
              <w:rPr>
                <w:rFonts w:ascii="Cambria Math" w:hAnsi="Cambria Math"/>
                <w:i/>
                <w:sz w:val="24"/>
                <w:szCs w:val="24"/>
              </w:rPr>
            </m:ctrlPr>
          </m:accPr>
          <m:e>
            <m:r>
              <w:rPr>
                <w:rFonts w:ascii="Cambria Math" w:hAnsi="Cambria Math"/>
                <w:sz w:val="24"/>
                <w:szCs w:val="24"/>
              </w:rPr>
              <m:t>q</m:t>
            </m:r>
          </m:e>
        </m:acc>
      </m:oMath>
      <w:r w:rsidR="00AE3A6A">
        <w:rPr>
          <w:sz w:val="24"/>
          <w:szCs w:val="24"/>
        </w:rPr>
        <w:t>, defined as the rate of successfully depositing ants over time</w:t>
      </w:r>
      <w:r w:rsidR="006D5F59">
        <w:rPr>
          <w:sz w:val="24"/>
          <w:szCs w:val="24"/>
        </w:rPr>
        <w:t>) o</w:t>
      </w:r>
      <w:r w:rsidR="00AE3A6A">
        <w:rPr>
          <w:sz w:val="24"/>
          <w:szCs w:val="24"/>
        </w:rPr>
        <w:t>f excavators in the tunnel</w:t>
      </w:r>
      <w:r w:rsidR="00A96D0C">
        <w:rPr>
          <w:sz w:val="24"/>
          <w:szCs w:val="24"/>
        </w:rPr>
        <w:t xml:space="preserve"> is maximal at an intermediate tunnel </w:t>
      </w:r>
      <w:r w:rsidR="006D5F59">
        <w:rPr>
          <w:sz w:val="24"/>
          <w:szCs w:val="24"/>
        </w:rPr>
        <w:t>density (</w:t>
      </w:r>
      <m:oMath>
        <m:acc>
          <m:accPr>
            <m:chr m:val="̅"/>
            <m:ctrlPr>
              <w:rPr>
                <w:rFonts w:ascii="Cambria Math" w:hAnsi="Cambria Math"/>
                <w:i/>
                <w:sz w:val="24"/>
                <w:szCs w:val="24"/>
              </w:rPr>
            </m:ctrlPr>
          </m:accPr>
          <m:e>
            <m:r>
              <w:rPr>
                <w:rFonts w:ascii="Cambria Math" w:hAnsi="Cambria Math"/>
                <w:sz w:val="24"/>
                <w:szCs w:val="24"/>
              </w:rPr>
              <m:t>ρ</m:t>
            </m:r>
          </m:e>
        </m:acc>
      </m:oMath>
      <w:r w:rsidR="00A96D0C">
        <w:rPr>
          <w:sz w:val="24"/>
          <w:szCs w:val="24"/>
        </w:rPr>
        <w:t>, ratio of average number of ants in the tunnel to tunnel size</w:t>
      </w:r>
      <w:r w:rsidR="006D5F59">
        <w:rPr>
          <w:sz w:val="24"/>
          <w:szCs w:val="24"/>
        </w:rPr>
        <w:t xml:space="preserve">) </w:t>
      </w:r>
      <w:r w:rsidR="00A96D0C">
        <w:rPr>
          <w:sz w:val="24"/>
          <w:szCs w:val="24"/>
        </w:rPr>
        <w:t>(</w:t>
      </w:r>
      <w:r w:rsidR="004E7FB3">
        <w:rPr>
          <w:i/>
          <w:sz w:val="24"/>
          <w:szCs w:val="24"/>
        </w:rPr>
        <w:t>Fig.</w:t>
      </w:r>
      <w:r w:rsidR="00A96D0C" w:rsidRPr="00805273">
        <w:rPr>
          <w:i/>
          <w:sz w:val="24"/>
          <w:szCs w:val="24"/>
        </w:rPr>
        <w:t xml:space="preserve"> </w:t>
      </w:r>
      <w:r w:rsidR="000A567F">
        <w:rPr>
          <w:i/>
          <w:sz w:val="24"/>
          <w:szCs w:val="24"/>
        </w:rPr>
        <w:t>3</w:t>
      </w:r>
      <w:r w:rsidR="0084286D">
        <w:rPr>
          <w:i/>
          <w:sz w:val="24"/>
          <w:szCs w:val="24"/>
        </w:rPr>
        <w:t>E</w:t>
      </w:r>
      <w:r w:rsidR="00A96D0C">
        <w:rPr>
          <w:sz w:val="24"/>
          <w:szCs w:val="24"/>
        </w:rPr>
        <w:t>). This trend</w:t>
      </w:r>
      <w:r w:rsidR="006D5F59">
        <w:rPr>
          <w:sz w:val="24"/>
          <w:szCs w:val="24"/>
        </w:rPr>
        <w:t xml:space="preserve"> </w:t>
      </w:r>
      <w:r w:rsidR="00A96D0C">
        <w:rPr>
          <w:sz w:val="24"/>
          <w:szCs w:val="24"/>
        </w:rPr>
        <w:t xml:space="preserve">in </w:t>
      </w:r>
      <m:oMath>
        <m:acc>
          <m:accPr>
            <m:chr m:val="̅"/>
            <m:ctrlPr>
              <w:rPr>
                <w:rFonts w:ascii="Cambria Math" w:hAnsi="Cambria Math"/>
                <w:i/>
                <w:sz w:val="24"/>
                <w:szCs w:val="24"/>
              </w:rPr>
            </m:ctrlPr>
          </m:accPr>
          <m:e>
            <m:r>
              <w:rPr>
                <w:rFonts w:ascii="Cambria Math" w:hAnsi="Cambria Math"/>
                <w:sz w:val="24"/>
                <w:szCs w:val="24"/>
              </w:rPr>
              <m:t>q</m:t>
            </m:r>
          </m:e>
        </m:acc>
      </m:oMath>
      <w:r w:rsidR="00A96D0C">
        <w:rPr>
          <w:sz w:val="24"/>
          <w:szCs w:val="24"/>
        </w:rPr>
        <w:t xml:space="preserve"> v </w:t>
      </w:r>
      <m:oMath>
        <m:acc>
          <m:accPr>
            <m:chr m:val="̅"/>
            <m:ctrlPr>
              <w:rPr>
                <w:rFonts w:ascii="Cambria Math" w:hAnsi="Cambria Math"/>
                <w:i/>
                <w:sz w:val="24"/>
                <w:szCs w:val="24"/>
              </w:rPr>
            </m:ctrlPr>
          </m:accPr>
          <m:e>
            <m:r>
              <w:rPr>
                <w:rFonts w:ascii="Cambria Math" w:hAnsi="Cambria Math"/>
                <w:sz w:val="24"/>
                <w:szCs w:val="24"/>
              </w:rPr>
              <m:t>ρ</m:t>
            </m:r>
          </m:e>
        </m:acc>
      </m:oMath>
      <w:r w:rsidR="00A96D0C">
        <w:rPr>
          <w:sz w:val="24"/>
          <w:szCs w:val="24"/>
        </w:rPr>
        <w:t xml:space="preserve"> (the </w:t>
      </w:r>
      <w:r w:rsidR="006D5F59">
        <w:rPr>
          <w:sz w:val="24"/>
          <w:szCs w:val="24"/>
        </w:rPr>
        <w:t xml:space="preserve">fundamental </w:t>
      </w:r>
      <w:r w:rsidR="00F913D7">
        <w:rPr>
          <w:sz w:val="24"/>
          <w:szCs w:val="24"/>
        </w:rPr>
        <w:t xml:space="preserve">diagram) has been </w:t>
      </w:r>
      <w:r w:rsidR="00A96D0C">
        <w:rPr>
          <w:sz w:val="24"/>
          <w:szCs w:val="24"/>
        </w:rPr>
        <w:t>attributed</w:t>
      </w:r>
      <w:r w:rsidR="006D5F59">
        <w:rPr>
          <w:sz w:val="24"/>
          <w:szCs w:val="24"/>
        </w:rPr>
        <w:t xml:space="preserve"> </w:t>
      </w:r>
      <w:r w:rsidR="00F913D7">
        <w:rPr>
          <w:sz w:val="24"/>
          <w:szCs w:val="24"/>
        </w:rPr>
        <w:t xml:space="preserve">to the transition between laminar flow and propagating traffic jams as density increases </w:t>
      </w:r>
      <w:r w:rsidR="00F913D7">
        <w:rPr>
          <w:sz w:val="24"/>
          <w:szCs w:val="24"/>
        </w:rPr>
        <w:fldChar w:fldCharType="begin"/>
      </w:r>
      <w:r w:rsidR="00AC61BA">
        <w:rPr>
          <w:sz w:val="24"/>
          <w:szCs w:val="24"/>
        </w:rPr>
        <w:instrText xml:space="preserve"> ADDIN EN.CITE &lt;EndNote&gt;&lt;Cite&gt;&lt;Author&gt;Kuhne&lt;/Author&gt;&lt;Year&gt;1991&lt;/Year&gt;&lt;RecNum&gt;48&lt;/RecNum&gt;&lt;DisplayText&gt;(&lt;style face="italic"&gt;27&lt;/style&gt;)&lt;/DisplayText&gt;&lt;record&gt;&lt;rec-number&gt;48&lt;/rec-number&gt;&lt;foreign-keys&gt;&lt;key app="EN" db-id="dtazzz9t0aep2fe2apfvdvxvxtzze2s9ds2r" timestamp="1483743438"&gt;48&lt;/key&gt;&lt;/foreign-keys&gt;&lt;ref-type name="Conference Proceedings"&gt;10&lt;/ref-type&gt;&lt;contributors&gt;&lt;authors&gt;&lt;author&gt;Kuhne, R&lt;/author&gt;&lt;/authors&gt;&lt;/contributors&gt;&lt;titles&gt;&lt;title&gt;Traffic patterns in unstable traffic flow on freeways&lt;/title&gt;&lt;secondary-title&gt;Internation Symposium on Highway Capacity&lt;/secondary-title&gt;&lt;/titles&gt;&lt;dates&gt;&lt;year&gt;1991&lt;/year&gt;&lt;/dates&gt;&lt;urls&gt;&lt;/urls&gt;&lt;/record&gt;&lt;/Cite&gt;&lt;/EndNote&gt;</w:instrText>
      </w:r>
      <w:r w:rsidR="00F913D7">
        <w:rPr>
          <w:sz w:val="24"/>
          <w:szCs w:val="24"/>
        </w:rPr>
        <w:fldChar w:fldCharType="separate"/>
      </w:r>
      <w:r w:rsidR="00AC61BA">
        <w:rPr>
          <w:noProof/>
          <w:sz w:val="24"/>
          <w:szCs w:val="24"/>
        </w:rPr>
        <w:t>(</w:t>
      </w:r>
      <w:hyperlink w:anchor="_ENREF_27" w:tooltip="Kuhne, 1991 #48" w:history="1">
        <w:r w:rsidR="00AC61BA" w:rsidRPr="00AC61BA">
          <w:rPr>
            <w:i/>
            <w:noProof/>
            <w:sz w:val="24"/>
            <w:szCs w:val="24"/>
          </w:rPr>
          <w:t>27</w:t>
        </w:r>
      </w:hyperlink>
      <w:r w:rsidR="00AC61BA">
        <w:rPr>
          <w:noProof/>
          <w:sz w:val="24"/>
          <w:szCs w:val="24"/>
        </w:rPr>
        <w:t>)</w:t>
      </w:r>
      <w:r w:rsidR="00F913D7">
        <w:rPr>
          <w:sz w:val="24"/>
          <w:szCs w:val="24"/>
        </w:rPr>
        <w:fldChar w:fldCharType="end"/>
      </w:r>
      <w:r w:rsidR="00F913D7">
        <w:rPr>
          <w:sz w:val="24"/>
          <w:szCs w:val="24"/>
        </w:rPr>
        <w:t xml:space="preserve">. </w:t>
      </w:r>
      <w:r w:rsidR="009216EE">
        <w:rPr>
          <w:sz w:val="24"/>
          <w:szCs w:val="24"/>
        </w:rPr>
        <w:t>Thus, w</w:t>
      </w:r>
      <w:r w:rsidR="00F945EA">
        <w:rPr>
          <w:sz w:val="24"/>
          <w:szCs w:val="24"/>
        </w:rPr>
        <w:t xml:space="preserve">e attribute the increased flow rate in higher populations of Lorenz ants to a reduction in overall tunnel densities afforded by an unequal workload distribution, thereby reducing the frequency of traffic jams for </w:t>
      </w:r>
      <w:r w:rsidR="000476B1">
        <w:rPr>
          <w:sz w:val="24"/>
          <w:szCs w:val="24"/>
        </w:rPr>
        <w:t>large</w:t>
      </w:r>
      <w:r w:rsidR="00F945EA">
        <w:rPr>
          <w:sz w:val="24"/>
          <w:szCs w:val="24"/>
        </w:rPr>
        <w:t xml:space="preserve"> ant populations.</w:t>
      </w:r>
      <w:r w:rsidR="00C04188">
        <w:rPr>
          <w:rFonts w:eastAsia="Calibri" w:cs="Times New Roman"/>
          <w:kern w:val="0"/>
          <w:sz w:val="24"/>
          <w:szCs w:val="24"/>
          <w:lang w:eastAsia="en-US"/>
        </w:rPr>
        <w:t xml:space="preserve"> Not </w:t>
      </w:r>
      <w:r w:rsidR="00C04188">
        <w:rPr>
          <w:sz w:val="24"/>
          <w:szCs w:val="24"/>
        </w:rPr>
        <w:t xml:space="preserve">only do reversals and unequal workloads </w:t>
      </w:r>
      <w:r w:rsidR="007F73C2">
        <w:rPr>
          <w:sz w:val="24"/>
          <w:szCs w:val="24"/>
        </w:rPr>
        <w:t xml:space="preserve">improve excavation rate, but </w:t>
      </w:r>
      <w:r w:rsidR="00124E8C">
        <w:rPr>
          <w:sz w:val="24"/>
          <w:szCs w:val="24"/>
        </w:rPr>
        <w:t>a</w:t>
      </w:r>
      <w:r w:rsidR="4E1252C7" w:rsidRPr="4E1252C7">
        <w:rPr>
          <w:sz w:val="24"/>
          <w:szCs w:val="24"/>
        </w:rPr>
        <w:t xml:space="preserve"> selective pressure for </w:t>
      </w:r>
      <w:r w:rsidR="007F73C2">
        <w:rPr>
          <w:sz w:val="24"/>
          <w:szCs w:val="24"/>
        </w:rPr>
        <w:t xml:space="preserve">digging efficacy may robustly </w:t>
      </w:r>
      <w:r w:rsidR="00124E8C">
        <w:rPr>
          <w:sz w:val="24"/>
          <w:szCs w:val="24"/>
        </w:rPr>
        <w:t xml:space="preserve">lead to an embedded </w:t>
      </w:r>
      <w:r w:rsidR="00B76926">
        <w:rPr>
          <w:sz w:val="24"/>
          <w:szCs w:val="24"/>
        </w:rPr>
        <w:t>idleness</w:t>
      </w:r>
      <w:r w:rsidR="00124E8C">
        <w:rPr>
          <w:sz w:val="24"/>
          <w:szCs w:val="24"/>
        </w:rPr>
        <w:t xml:space="preserve"> in </w:t>
      </w:r>
      <w:r w:rsidR="007F73C2">
        <w:rPr>
          <w:sz w:val="24"/>
          <w:szCs w:val="24"/>
        </w:rPr>
        <w:t>populations of underground excavators.</w:t>
      </w:r>
    </w:p>
    <w:p w14:paraId="424C69A4" w14:textId="7689708A" w:rsidR="00BF2E34" w:rsidRDefault="00BF2E34" w:rsidP="00DD0F85">
      <w:pPr>
        <w:jc w:val="both"/>
        <w:rPr>
          <w:sz w:val="24"/>
          <w:szCs w:val="24"/>
        </w:rPr>
      </w:pPr>
    </w:p>
    <w:p w14:paraId="1B180175" w14:textId="2C56742F" w:rsidR="0075109D" w:rsidRPr="003B73CC" w:rsidRDefault="00E61A6A" w:rsidP="0075109D">
      <w:pPr>
        <w:jc w:val="both"/>
        <w:rPr>
          <w:color w:val="FF0000"/>
          <w:sz w:val="24"/>
          <w:szCs w:val="24"/>
        </w:rPr>
      </w:pPr>
      <w:r>
        <w:rPr>
          <w:i/>
          <w:sz w:val="24"/>
          <w:szCs w:val="24"/>
        </w:rPr>
        <w:t>Robotic Experiments</w:t>
      </w:r>
      <w:r w:rsidR="00DD0F85" w:rsidRPr="00DD0F85">
        <w:rPr>
          <w:i/>
          <w:sz w:val="24"/>
          <w:szCs w:val="24"/>
        </w:rPr>
        <w:t>:</w:t>
      </w:r>
      <w:r w:rsidR="006E343B">
        <w:rPr>
          <w:i/>
          <w:sz w:val="24"/>
          <w:szCs w:val="24"/>
        </w:rPr>
        <w:t xml:space="preserve"> </w:t>
      </w:r>
      <w:r w:rsidR="00A56AC5">
        <w:rPr>
          <w:sz w:val="24"/>
          <w:szCs w:val="24"/>
        </w:rPr>
        <w:t>While CA simulations provide some insight into how various social behaviors affect excavation efficacy; simple simulation interactions cannot easily account for how real world complexities such as friction, particle geometry, maneuverability, and the nonexistence of traffic lanes affect system dynamics. Thus, we developed a system of excavating robots (</w:t>
      </w:r>
      <w:r w:rsidR="00A56AC5" w:rsidRPr="00A142A3">
        <w:rPr>
          <w:i/>
          <w:sz w:val="24"/>
          <w:szCs w:val="24"/>
        </w:rPr>
        <w:t>Fig. S10</w:t>
      </w:r>
      <w:r w:rsidR="00A56AC5">
        <w:rPr>
          <w:sz w:val="24"/>
          <w:szCs w:val="24"/>
        </w:rPr>
        <w:t xml:space="preserve">) inspired by traversal strategies of ants to undertake </w:t>
      </w:r>
      <w:r w:rsidR="00A56AC5" w:rsidRPr="00181FAD">
        <w:rPr>
          <w:sz w:val="24"/>
          <w:szCs w:val="24"/>
        </w:rPr>
        <w:t>“physical simulations</w:t>
      </w:r>
      <w:r w:rsidR="00A56AC5">
        <w:rPr>
          <w:sz w:val="24"/>
          <w:szCs w:val="24"/>
        </w:rPr>
        <w:t>” (</w:t>
      </w:r>
      <w:r w:rsidR="00A56AC5">
        <w:rPr>
          <w:i/>
          <w:sz w:val="24"/>
          <w:szCs w:val="24"/>
        </w:rPr>
        <w:t>Fig. 4A-D</w:t>
      </w:r>
      <w:r w:rsidR="00A56AC5">
        <w:rPr>
          <w:sz w:val="24"/>
          <w:szCs w:val="24"/>
        </w:rPr>
        <w:t xml:space="preserve">) in order to explore collective behavior during excavation. </w:t>
      </w:r>
      <w:r w:rsidR="00923B39">
        <w:rPr>
          <w:sz w:val="24"/>
          <w:szCs w:val="24"/>
        </w:rPr>
        <w:t>R</w:t>
      </w:r>
      <w:r w:rsidR="0075109D">
        <w:rPr>
          <w:sz w:val="24"/>
          <w:szCs w:val="24"/>
        </w:rPr>
        <w:t xml:space="preserve">ather than using </w:t>
      </w:r>
      <w:r w:rsidR="0075109D" w:rsidRPr="00E823F4">
        <w:rPr>
          <w:sz w:val="24"/>
          <w:szCs w:val="24"/>
        </w:rPr>
        <w:t>centralized control</w:t>
      </w:r>
      <w:r w:rsidR="0075109D">
        <w:rPr>
          <w:sz w:val="24"/>
          <w:szCs w:val="24"/>
        </w:rPr>
        <w:t>,</w:t>
      </w:r>
      <w:r w:rsidR="0075109D" w:rsidRPr="00E823F4">
        <w:rPr>
          <w:sz w:val="24"/>
          <w:szCs w:val="24"/>
        </w:rPr>
        <w:t xml:space="preserve"> </w:t>
      </w:r>
      <w:r w:rsidR="0075109D">
        <w:rPr>
          <w:sz w:val="24"/>
          <w:szCs w:val="24"/>
        </w:rPr>
        <w:t xml:space="preserve">intelligent planning or communication, </w:t>
      </w:r>
      <w:r w:rsidR="00ED2728">
        <w:rPr>
          <w:sz w:val="24"/>
          <w:szCs w:val="24"/>
        </w:rPr>
        <w:t>ants navigate confined spaces with local cues like head-on conta</w:t>
      </w:r>
      <w:r w:rsidR="00DD3CDE">
        <w:rPr>
          <w:sz w:val="24"/>
          <w:szCs w:val="24"/>
        </w:rPr>
        <w:t xml:space="preserve">ct and pheromone feedback </w:t>
      </w:r>
      <w:r w:rsidR="006137ED" w:rsidRPr="006137ED">
        <w:rPr>
          <w:sz w:val="24"/>
          <w:szCs w:val="24"/>
        </w:rPr>
        <w:fldChar w:fldCharType="begin"/>
      </w:r>
      <w:r w:rsidR="00AC61BA">
        <w:rPr>
          <w:sz w:val="24"/>
          <w:szCs w:val="24"/>
        </w:rPr>
        <w:instrText xml:space="preserve"> ADDIN EN.CITE &lt;EndNote&gt;&lt;Cite&gt;&lt;Author&gt;Fourcassie&lt;/Author&gt;&lt;Year&gt;2010&lt;/Year&gt;&lt;RecNum&gt;28&lt;/RecNum&gt;&lt;DisplayText&gt;(&lt;style face="italic"&gt;24&lt;/style&gt;)&lt;/DisplayText&gt;&lt;record&gt;&lt;rec-number&gt;28&lt;/rec-number&gt;&lt;foreign-keys&gt;&lt;key app="EN" db-id="dtazzz9t0aep2fe2apfvdvxvxtzze2s9ds2r" timestamp="1483646219"&gt;28&lt;/key&gt;&lt;/foreign-keys&gt;&lt;ref-type name="Journal Article"&gt;17&lt;/ref-type&gt;&lt;contributors&gt;&lt;authors&gt;&lt;author&gt;Fourcassie, V.&lt;/author&gt;&lt;author&gt;Dussutour, A.&lt;/author&gt;&lt;author&gt;Deneubourg, J. L.&lt;/author&gt;&lt;/authors&gt;&lt;/contributors&gt;&lt;titles&gt;&lt;title&gt;Ant traffic rules&lt;/title&gt;&lt;secondary-title&gt;Journal of Experimental Biology&lt;/secondary-title&gt;&lt;/titles&gt;&lt;periodical&gt;&lt;full-title&gt;Journal of Experimental Biology&lt;/full-title&gt;&lt;/periodical&gt;&lt;pages&gt;2357-2363&lt;/pages&gt;&lt;volume&gt;213&lt;/volume&gt;&lt;number&gt;14&lt;/number&gt;&lt;dates&gt;&lt;year&gt;2010&lt;/year&gt;&lt;pub-dates&gt;&lt;date&gt;2010/06/25&lt;/date&gt;&lt;/pub-dates&gt;&lt;/dates&gt;&lt;publisher&gt;The Company of Biologists&lt;/publisher&gt;&lt;isbn&gt;0022-0949&amp;#xD;1477-9145&lt;/isbn&gt;&lt;urls&gt;&lt;related-urls&gt;&lt;url&gt;http://dx.doi.org/10.1242/jeb.031237&lt;/url&gt;&lt;/related-urls&gt;&lt;/urls&gt;&lt;electronic-resource-num&gt;10.1242/jeb.031237&lt;/electronic-resource-num&gt;&lt;/record&gt;&lt;/Cite&gt;&lt;/EndNote&gt;</w:instrText>
      </w:r>
      <w:r w:rsidR="006137ED" w:rsidRPr="006137ED">
        <w:rPr>
          <w:sz w:val="24"/>
          <w:szCs w:val="24"/>
        </w:rPr>
        <w:fldChar w:fldCharType="separate"/>
      </w:r>
      <w:r w:rsidR="00AC61BA">
        <w:rPr>
          <w:noProof/>
          <w:sz w:val="24"/>
          <w:szCs w:val="24"/>
        </w:rPr>
        <w:t>(</w:t>
      </w:r>
      <w:hyperlink w:anchor="_ENREF_24" w:tooltip="Fourcassie, 2010 #28" w:history="1">
        <w:r w:rsidR="00AC61BA" w:rsidRPr="00AC61BA">
          <w:rPr>
            <w:i/>
            <w:noProof/>
            <w:sz w:val="24"/>
            <w:szCs w:val="24"/>
          </w:rPr>
          <w:t>24</w:t>
        </w:r>
      </w:hyperlink>
      <w:r w:rsidR="00AC61BA">
        <w:rPr>
          <w:noProof/>
          <w:sz w:val="24"/>
          <w:szCs w:val="24"/>
        </w:rPr>
        <w:t>)</w:t>
      </w:r>
      <w:r w:rsidR="006137ED" w:rsidRPr="006137ED">
        <w:rPr>
          <w:sz w:val="24"/>
          <w:szCs w:val="24"/>
        </w:rPr>
        <w:fldChar w:fldCharType="end"/>
      </w:r>
      <w:r w:rsidR="00ED2728">
        <w:rPr>
          <w:sz w:val="24"/>
          <w:szCs w:val="24"/>
        </w:rPr>
        <w:t xml:space="preserve">. Similarly, </w:t>
      </w:r>
      <w:r w:rsidR="0075109D">
        <w:rPr>
          <w:sz w:val="24"/>
          <w:szCs w:val="24"/>
        </w:rPr>
        <w:t>the robot</w:t>
      </w:r>
      <w:r w:rsidR="0075109D" w:rsidRPr="00E24F3C">
        <w:rPr>
          <w:sz w:val="24"/>
          <w:szCs w:val="24"/>
        </w:rPr>
        <w:t>s</w:t>
      </w:r>
      <w:r w:rsidR="0075109D">
        <w:rPr>
          <w:sz w:val="24"/>
          <w:szCs w:val="24"/>
        </w:rPr>
        <w:t xml:space="preserve"> </w:t>
      </w:r>
      <w:r w:rsidR="00AC022B">
        <w:rPr>
          <w:sz w:val="24"/>
          <w:szCs w:val="24"/>
        </w:rPr>
        <w:t>“</w:t>
      </w:r>
      <w:r w:rsidR="00AE340F">
        <w:rPr>
          <w:sz w:val="24"/>
          <w:szCs w:val="24"/>
        </w:rPr>
        <w:t>diggybots</w:t>
      </w:r>
      <w:r w:rsidR="00AC022B">
        <w:rPr>
          <w:sz w:val="24"/>
          <w:szCs w:val="24"/>
        </w:rPr>
        <w:t>”</w:t>
      </w:r>
      <w:r w:rsidR="00AE340F">
        <w:rPr>
          <w:sz w:val="24"/>
          <w:szCs w:val="24"/>
        </w:rPr>
        <w:t xml:space="preserve"> FOR PRESS</w:t>
      </w:r>
      <w:r w:rsidR="00AC022B">
        <w:rPr>
          <w:sz w:val="24"/>
          <w:szCs w:val="24"/>
        </w:rPr>
        <w:t xml:space="preserve"> </w:t>
      </w:r>
      <w:r w:rsidR="0075109D" w:rsidRPr="00704448">
        <w:rPr>
          <w:sz w:val="24"/>
          <w:szCs w:val="24"/>
        </w:rPr>
        <w:t>follow</w:t>
      </w:r>
      <w:r w:rsidR="0075109D">
        <w:rPr>
          <w:sz w:val="24"/>
          <w:szCs w:val="24"/>
        </w:rPr>
        <w:t>ed</w:t>
      </w:r>
      <w:r w:rsidR="0075109D" w:rsidRPr="00704448">
        <w:rPr>
          <w:sz w:val="24"/>
          <w:szCs w:val="24"/>
        </w:rPr>
        <w:t xml:space="preserve"> simple </w:t>
      </w:r>
      <w:r w:rsidR="0075109D">
        <w:rPr>
          <w:sz w:val="24"/>
          <w:szCs w:val="24"/>
        </w:rPr>
        <w:t>movement instructions</w:t>
      </w:r>
      <w:r w:rsidR="0075109D" w:rsidRPr="00704448">
        <w:rPr>
          <w:sz w:val="24"/>
          <w:szCs w:val="24"/>
        </w:rPr>
        <w:t xml:space="preserve"> </w:t>
      </w:r>
      <w:r w:rsidR="0075109D">
        <w:rPr>
          <w:sz w:val="24"/>
          <w:szCs w:val="24"/>
        </w:rPr>
        <w:t>triggered by onboard sensory feedback of the surrounding environment (</w:t>
      </w:r>
      <w:r w:rsidR="0075109D">
        <w:rPr>
          <w:i/>
          <w:sz w:val="24"/>
          <w:szCs w:val="24"/>
        </w:rPr>
        <w:t>supplementary material</w:t>
      </w:r>
      <w:r w:rsidR="0084286D">
        <w:rPr>
          <w:i/>
          <w:sz w:val="24"/>
          <w:szCs w:val="24"/>
        </w:rPr>
        <w:t>s</w:t>
      </w:r>
      <w:r w:rsidR="0075109D">
        <w:rPr>
          <w:sz w:val="24"/>
          <w:szCs w:val="24"/>
        </w:rPr>
        <w:t xml:space="preserve">). </w:t>
      </w:r>
      <w:r w:rsidR="00A32210">
        <w:rPr>
          <w:sz w:val="24"/>
          <w:szCs w:val="24"/>
        </w:rPr>
        <w:t>For example</w:t>
      </w:r>
      <w:r w:rsidR="005623EA">
        <w:rPr>
          <w:sz w:val="24"/>
          <w:szCs w:val="24"/>
        </w:rPr>
        <w:t xml:space="preserve">, </w:t>
      </w:r>
      <w:r w:rsidR="00A32210">
        <w:rPr>
          <w:sz w:val="24"/>
          <w:szCs w:val="24"/>
        </w:rPr>
        <w:t>rather than using</w:t>
      </w:r>
      <w:r w:rsidR="00206AD6">
        <w:rPr>
          <w:sz w:val="24"/>
          <w:szCs w:val="24"/>
        </w:rPr>
        <w:t xml:space="preserve"> </w:t>
      </w:r>
      <w:r w:rsidR="0075109D">
        <w:rPr>
          <w:sz w:val="24"/>
          <w:szCs w:val="24"/>
        </w:rPr>
        <w:t>collision avoidance</w:t>
      </w:r>
      <w:r w:rsidR="00206AD6">
        <w:rPr>
          <w:sz w:val="24"/>
          <w:szCs w:val="24"/>
        </w:rPr>
        <w:t xml:space="preserve"> schemes </w:t>
      </w:r>
      <w:r w:rsidR="006137ED">
        <w:rPr>
          <w:sz w:val="24"/>
          <w:szCs w:val="24"/>
        </w:rPr>
        <w:fldChar w:fldCharType="begin"/>
      </w:r>
      <w:r w:rsidR="00F87024">
        <w:rPr>
          <w:sz w:val="24"/>
          <w:szCs w:val="24"/>
        </w:rPr>
        <w:instrText xml:space="preserve"> ADDIN EN.CITE &lt;EndNote&gt;&lt;Cite&gt;&lt;Author&gt;Wang&lt;/Author&gt;&lt;Year&gt;2016&lt;/Year&gt;&lt;RecNum&gt;40&lt;/RecNum&gt;&lt;DisplayText&gt;(&lt;style face="italic"&gt;14&lt;/style&gt;)&lt;/DisplayText&gt;&lt;record&gt;&lt;rec-number&gt;40&lt;/rec-number&gt;&lt;foreign-keys&gt;&lt;key app="EN" db-id="dtazzz9t0aep2fe2apfvdvxvxtzze2s9ds2r" timestamp="1483646219"&gt;40&lt;/key&gt;&lt;/foreign-keys&gt;&lt;ref-type name="Conference Paper"&gt;47&lt;/ref-type&gt;&lt;contributors&gt;&lt;authors&gt;&lt;author&gt;Wang, Li&lt;/author&gt;&lt;author&gt;Ames, Aaron&lt;/author&gt;&lt;author&gt;Egerstedt, Magnus&lt;/author&gt;&lt;/authors&gt;&lt;/contributors&gt;&lt;titles&gt;&lt;title&gt;Safety barrier certificates for heterogeneous multi-robot systems&lt;/title&gt;&lt;secondary-title&gt;2016 American Control Conference (ACC)&lt;/secondary-title&gt;&lt;/titles&gt;&lt;dates&gt;&lt;year&gt;2016&lt;/year&gt;&lt;pub-dates&gt;&lt;date&gt;2016/07&lt;/date&gt;&lt;/pub-dates&gt;&lt;/dates&gt;&lt;publisher&gt;Institute of Electrical and Electronics Engineers (IEEE)&lt;/publisher&gt;&lt;isbn&gt;http://id.crossref.org/isbn/978-1-4673-8682-1&lt;/isbn&gt;&lt;urls&gt;&lt;related-urls&gt;&lt;url&gt;http://dx.doi.org/10.1109/acc.2016.7526486&lt;/url&gt;&lt;/related-urls&gt;&lt;/urls&gt;&lt;electronic-resource-num&gt;10.1109/acc.2016.7526486&lt;/electronic-resource-num&gt;&lt;/record&gt;&lt;/Cite&gt;&lt;/EndNote&gt;</w:instrText>
      </w:r>
      <w:r w:rsidR="006137ED">
        <w:rPr>
          <w:sz w:val="24"/>
          <w:szCs w:val="24"/>
        </w:rPr>
        <w:fldChar w:fldCharType="separate"/>
      </w:r>
      <w:r w:rsidR="00F87024">
        <w:rPr>
          <w:noProof/>
          <w:sz w:val="24"/>
          <w:szCs w:val="24"/>
        </w:rPr>
        <w:t>(</w:t>
      </w:r>
      <w:hyperlink w:anchor="_ENREF_14" w:tooltip="Wang, 2016 #40" w:history="1">
        <w:r w:rsidR="00AC61BA" w:rsidRPr="00F87024">
          <w:rPr>
            <w:i/>
            <w:noProof/>
            <w:sz w:val="24"/>
            <w:szCs w:val="24"/>
          </w:rPr>
          <w:t>14</w:t>
        </w:r>
      </w:hyperlink>
      <w:r w:rsidR="00F87024">
        <w:rPr>
          <w:noProof/>
          <w:sz w:val="24"/>
          <w:szCs w:val="24"/>
        </w:rPr>
        <w:t>)</w:t>
      </w:r>
      <w:r w:rsidR="006137ED">
        <w:rPr>
          <w:sz w:val="24"/>
          <w:szCs w:val="24"/>
        </w:rPr>
        <w:fldChar w:fldCharType="end"/>
      </w:r>
      <w:r w:rsidR="007C4281">
        <w:rPr>
          <w:sz w:val="24"/>
          <w:szCs w:val="24"/>
        </w:rPr>
        <w:t>,</w:t>
      </w:r>
      <w:r w:rsidR="006137ED">
        <w:rPr>
          <w:sz w:val="24"/>
          <w:szCs w:val="24"/>
        </w:rPr>
        <w:t xml:space="preserve"> </w:t>
      </w:r>
      <w:r w:rsidR="00A32210">
        <w:rPr>
          <w:sz w:val="24"/>
          <w:szCs w:val="24"/>
        </w:rPr>
        <w:t xml:space="preserve">the </w:t>
      </w:r>
      <w:r w:rsidR="00AE340F">
        <w:rPr>
          <w:sz w:val="24"/>
          <w:szCs w:val="24"/>
        </w:rPr>
        <w:t>robots</w:t>
      </w:r>
      <w:r w:rsidR="0075109D">
        <w:rPr>
          <w:sz w:val="24"/>
          <w:szCs w:val="24"/>
        </w:rPr>
        <w:t xml:space="preserve"> </w:t>
      </w:r>
      <w:r w:rsidR="00206AD6">
        <w:rPr>
          <w:sz w:val="24"/>
          <w:szCs w:val="24"/>
        </w:rPr>
        <w:t xml:space="preserve">detected </w:t>
      </w:r>
      <w:r w:rsidR="0075109D">
        <w:rPr>
          <w:sz w:val="24"/>
          <w:szCs w:val="24"/>
        </w:rPr>
        <w:t>collision</w:t>
      </w:r>
      <w:r w:rsidR="00206AD6">
        <w:rPr>
          <w:sz w:val="24"/>
          <w:szCs w:val="24"/>
        </w:rPr>
        <w:t>s</w:t>
      </w:r>
      <w:r w:rsidR="0075109D">
        <w:rPr>
          <w:sz w:val="24"/>
          <w:szCs w:val="24"/>
        </w:rPr>
        <w:t xml:space="preserve"> </w:t>
      </w:r>
      <w:r w:rsidR="00206AD6">
        <w:rPr>
          <w:sz w:val="24"/>
          <w:szCs w:val="24"/>
        </w:rPr>
        <w:t>with</w:t>
      </w:r>
      <w:r w:rsidR="00A32210">
        <w:rPr>
          <w:sz w:val="24"/>
          <w:szCs w:val="24"/>
        </w:rPr>
        <w:t xml:space="preserve"> push switches on their</w:t>
      </w:r>
      <w:r w:rsidR="0075109D">
        <w:rPr>
          <w:sz w:val="24"/>
          <w:szCs w:val="24"/>
        </w:rPr>
        <w:t xml:space="preserve"> outer shell</w:t>
      </w:r>
      <w:r w:rsidR="0063624B">
        <w:rPr>
          <w:sz w:val="24"/>
          <w:szCs w:val="24"/>
        </w:rPr>
        <w:t>,</w:t>
      </w:r>
      <w:r w:rsidR="0075109D">
        <w:rPr>
          <w:sz w:val="24"/>
          <w:szCs w:val="24"/>
        </w:rPr>
        <w:t xml:space="preserve"> </w:t>
      </w:r>
      <w:r w:rsidR="00206AD6">
        <w:rPr>
          <w:sz w:val="24"/>
          <w:szCs w:val="24"/>
        </w:rPr>
        <w:t xml:space="preserve">which </w:t>
      </w:r>
      <w:r w:rsidR="0075109D">
        <w:rPr>
          <w:sz w:val="24"/>
          <w:szCs w:val="24"/>
        </w:rPr>
        <w:t xml:space="preserve">triggered reactive clog resolution and navigation strategies such as </w:t>
      </w:r>
      <w:r w:rsidR="0075109D" w:rsidRPr="00C861F8">
        <w:rPr>
          <w:sz w:val="24"/>
          <w:szCs w:val="24"/>
        </w:rPr>
        <w:t>steer</w:t>
      </w:r>
      <w:r w:rsidR="0075109D">
        <w:rPr>
          <w:sz w:val="24"/>
          <w:szCs w:val="24"/>
        </w:rPr>
        <w:t>ing</w:t>
      </w:r>
      <w:r w:rsidR="0075109D" w:rsidRPr="00C861F8">
        <w:rPr>
          <w:sz w:val="24"/>
          <w:szCs w:val="24"/>
        </w:rPr>
        <w:t xml:space="preserve"> away </w:t>
      </w:r>
      <w:r w:rsidR="0075109D">
        <w:rPr>
          <w:sz w:val="24"/>
          <w:szCs w:val="24"/>
        </w:rPr>
        <w:t>and reversing</w:t>
      </w:r>
      <w:r w:rsidR="0075109D" w:rsidRPr="00C861F8">
        <w:rPr>
          <w:sz w:val="24"/>
          <w:szCs w:val="24"/>
        </w:rPr>
        <w:t>.</w:t>
      </w:r>
      <w:r w:rsidR="00206AD6">
        <w:rPr>
          <w:sz w:val="24"/>
          <w:szCs w:val="24"/>
        </w:rPr>
        <w:t xml:space="preserve"> Further,</w:t>
      </w:r>
      <w:r w:rsidR="00F56052">
        <w:rPr>
          <w:sz w:val="24"/>
          <w:szCs w:val="24"/>
        </w:rPr>
        <w:t xml:space="preserve"> we constructed the tunnel to </w:t>
      </w:r>
      <w:r w:rsidR="00206AD6">
        <w:rPr>
          <w:sz w:val="24"/>
          <w:szCs w:val="24"/>
        </w:rPr>
        <w:t xml:space="preserve">have a width of 3 robot widths (or 1.5 robot lengths), </w:t>
      </w:r>
      <w:r w:rsidR="001B7C8F">
        <w:rPr>
          <w:sz w:val="24"/>
          <w:szCs w:val="24"/>
        </w:rPr>
        <w:t>e</w:t>
      </w:r>
      <w:r w:rsidR="00206AD6">
        <w:rPr>
          <w:sz w:val="24"/>
          <w:szCs w:val="24"/>
        </w:rPr>
        <w:t>mulat</w:t>
      </w:r>
      <w:r w:rsidR="001B7C8F">
        <w:rPr>
          <w:sz w:val="24"/>
          <w:szCs w:val="24"/>
        </w:rPr>
        <w:t>ing</w:t>
      </w:r>
      <w:r w:rsidR="00206AD6">
        <w:rPr>
          <w:sz w:val="24"/>
          <w:szCs w:val="24"/>
        </w:rPr>
        <w:t xml:space="preserve"> the challenge of turning around in confined spaces</w:t>
      </w:r>
      <w:commentRangeStart w:id="12"/>
      <w:r w:rsidR="00206AD6">
        <w:rPr>
          <w:sz w:val="24"/>
          <w:szCs w:val="24"/>
        </w:rPr>
        <w:t>.</w:t>
      </w:r>
      <w:r w:rsidR="0075109D">
        <w:rPr>
          <w:sz w:val="24"/>
          <w:szCs w:val="24"/>
        </w:rPr>
        <w:t xml:space="preserve"> </w:t>
      </w:r>
      <w:r w:rsidR="00643265">
        <w:rPr>
          <w:sz w:val="24"/>
          <w:szCs w:val="24"/>
        </w:rPr>
        <w:t xml:space="preserve"> </w:t>
      </w:r>
      <w:r w:rsidR="00643265" w:rsidRPr="00EC368D">
        <w:rPr>
          <w:sz w:val="24"/>
          <w:szCs w:val="24"/>
          <w:highlight w:val="yellow"/>
        </w:rPr>
        <w:t>XXHYPOTHESIS: LAZY ANTS AND LAZY ROBOTS ARE LAZY BY DESIGN, NOT BY LOCAL INTERACTIONS</w:t>
      </w:r>
      <w:commentRangeEnd w:id="12"/>
      <w:r w:rsidR="008504A5">
        <w:rPr>
          <w:rStyle w:val="CommentReference"/>
          <w:rFonts w:eastAsia="Times New Roman"/>
        </w:rPr>
        <w:commentReference w:id="12"/>
      </w:r>
      <w:r w:rsidR="003B73CC">
        <w:rPr>
          <w:sz w:val="24"/>
          <w:szCs w:val="24"/>
        </w:rPr>
        <w:t>…</w:t>
      </w:r>
      <w:r w:rsidR="003B73CC" w:rsidRPr="003B73CC">
        <w:rPr>
          <w:color w:val="FF0000"/>
          <w:sz w:val="24"/>
          <w:szCs w:val="24"/>
        </w:rPr>
        <w:t>COMMENT ON MATARIC STRATEGIES</w:t>
      </w:r>
    </w:p>
    <w:p w14:paraId="275A4AB1" w14:textId="3F2D1379" w:rsidR="006665C1" w:rsidRDefault="006665C1" w:rsidP="00206AD6">
      <w:pPr>
        <w:jc w:val="both"/>
        <w:rPr>
          <w:sz w:val="24"/>
          <w:szCs w:val="24"/>
        </w:rPr>
      </w:pPr>
    </w:p>
    <w:p w14:paraId="487DD827" w14:textId="31443022" w:rsidR="006E1C7A" w:rsidRDefault="00A56AC5" w:rsidP="00A550B0">
      <w:pPr>
        <w:pStyle w:val="Textwitgoutindent"/>
        <w:tabs>
          <w:tab w:val="left" w:pos="576"/>
        </w:tabs>
        <w:rPr>
          <w:sz w:val="24"/>
          <w:szCs w:val="24"/>
        </w:rPr>
      </w:pPr>
      <w:r>
        <w:rPr>
          <w:sz w:val="24"/>
          <w:szCs w:val="24"/>
        </w:rPr>
        <w:t xml:space="preserve">The effects of reversals and idleness on </w:t>
      </w:r>
      <w:r w:rsidR="00AE340F">
        <w:rPr>
          <w:sz w:val="24"/>
          <w:szCs w:val="24"/>
        </w:rPr>
        <w:t>robot</w:t>
      </w:r>
      <w:r>
        <w:rPr>
          <w:sz w:val="24"/>
          <w:szCs w:val="24"/>
        </w:rPr>
        <w:t xml:space="preserve"> performance were examined individually with three behavioral strategies </w:t>
      </w:r>
      <w:r w:rsidRPr="006E1C7A">
        <w:rPr>
          <w:sz w:val="24"/>
          <w:szCs w:val="24"/>
        </w:rPr>
        <w:t xml:space="preserve">tested on groups of </w:t>
      </w:r>
      <w:r>
        <w:rPr>
          <w:sz w:val="24"/>
          <w:szCs w:val="24"/>
        </w:rPr>
        <w:t>two</w:t>
      </w:r>
      <w:r w:rsidRPr="006E1C7A">
        <w:rPr>
          <w:sz w:val="24"/>
          <w:szCs w:val="24"/>
        </w:rPr>
        <w:t xml:space="preserve"> to four robots. The first strategy </w:t>
      </w:r>
      <w:r w:rsidR="006E1C7A" w:rsidRPr="006E1C7A">
        <w:rPr>
          <w:sz w:val="24"/>
          <w:szCs w:val="24"/>
        </w:rPr>
        <w:t>(Active</w:t>
      </w:r>
      <w:bookmarkStart w:id="13" w:name="OLE_LINK17"/>
      <w:bookmarkStart w:id="14" w:name="OLE_LINK18"/>
      <w:bookmarkStart w:id="15" w:name="OLE_LINK19"/>
      <w:r w:rsidR="0084286D">
        <w:rPr>
          <w:sz w:val="24"/>
          <w:szCs w:val="24"/>
        </w:rPr>
        <w:t xml:space="preserve">, </w:t>
      </w:r>
      <w:r w:rsidR="0084286D" w:rsidRPr="0084286D">
        <w:rPr>
          <w:i/>
          <w:sz w:val="24"/>
          <w:szCs w:val="24"/>
        </w:rPr>
        <w:t>Fig. S7</w:t>
      </w:r>
      <w:bookmarkEnd w:id="13"/>
      <w:bookmarkEnd w:id="14"/>
      <w:bookmarkEnd w:id="15"/>
      <w:r w:rsidR="006E1C7A" w:rsidRPr="006E1C7A">
        <w:rPr>
          <w:sz w:val="24"/>
          <w:szCs w:val="24"/>
        </w:rPr>
        <w:t>) designated that all diggers be equally active and perform to their maximum ability: after soil deposition, each robot immediately returned to the tunnel to excavate. In the second protocol (Reversal</w:t>
      </w:r>
      <w:r w:rsidR="0084286D">
        <w:rPr>
          <w:sz w:val="24"/>
          <w:szCs w:val="24"/>
        </w:rPr>
        <w:t xml:space="preserve">, </w:t>
      </w:r>
      <w:bookmarkStart w:id="16" w:name="OLE_LINK21"/>
      <w:bookmarkStart w:id="17" w:name="OLE_LINK22"/>
      <w:bookmarkStart w:id="18" w:name="OLE_LINK23"/>
      <w:r w:rsidR="0084286D" w:rsidRPr="0084286D">
        <w:rPr>
          <w:i/>
          <w:sz w:val="24"/>
          <w:szCs w:val="24"/>
        </w:rPr>
        <w:t>Fig. S</w:t>
      </w:r>
      <w:r w:rsidR="0084286D">
        <w:rPr>
          <w:i/>
          <w:sz w:val="24"/>
          <w:szCs w:val="24"/>
        </w:rPr>
        <w:t>8</w:t>
      </w:r>
      <w:bookmarkEnd w:id="16"/>
      <w:bookmarkEnd w:id="17"/>
      <w:bookmarkEnd w:id="18"/>
      <w:r w:rsidR="006E1C7A" w:rsidRPr="006E1C7A">
        <w:rPr>
          <w:sz w:val="24"/>
          <w:szCs w:val="24"/>
        </w:rPr>
        <w:t xml:space="preserve">), the robots were similarly programmed to immediately </w:t>
      </w:r>
      <w:r w:rsidR="00471FBF">
        <w:rPr>
          <w:sz w:val="24"/>
          <w:szCs w:val="24"/>
        </w:rPr>
        <w:t>resume</w:t>
      </w:r>
      <w:r w:rsidR="006E1C7A" w:rsidRPr="006E1C7A">
        <w:rPr>
          <w:sz w:val="24"/>
          <w:szCs w:val="24"/>
        </w:rPr>
        <w:t xml:space="preserve"> excavat</w:t>
      </w:r>
      <w:r w:rsidR="00471FBF">
        <w:rPr>
          <w:sz w:val="24"/>
          <w:szCs w:val="24"/>
        </w:rPr>
        <w:t>ion</w:t>
      </w:r>
      <w:r w:rsidR="006E1C7A" w:rsidRPr="006E1C7A">
        <w:rPr>
          <w:sz w:val="24"/>
          <w:szCs w:val="24"/>
        </w:rPr>
        <w:t xml:space="preserve"> after deposition and were additionally given a </w:t>
      </w:r>
      <w:r w:rsidR="00C974DF">
        <w:rPr>
          <w:sz w:val="24"/>
          <w:szCs w:val="24"/>
        </w:rPr>
        <w:t>reversal probability.</w:t>
      </w:r>
      <w:r w:rsidR="006E1C7A" w:rsidRPr="006E1C7A">
        <w:rPr>
          <w:sz w:val="24"/>
          <w:szCs w:val="24"/>
        </w:rPr>
        <w:t xml:space="preserve"> </w:t>
      </w:r>
      <w:r w:rsidR="00C974DF">
        <w:rPr>
          <w:sz w:val="24"/>
          <w:szCs w:val="24"/>
        </w:rPr>
        <w:t xml:space="preserve">In the </w:t>
      </w:r>
      <w:r>
        <w:rPr>
          <w:sz w:val="24"/>
          <w:szCs w:val="24"/>
        </w:rPr>
        <w:t xml:space="preserve">third </w:t>
      </w:r>
      <w:r w:rsidR="00C974DF">
        <w:rPr>
          <w:sz w:val="24"/>
          <w:szCs w:val="24"/>
        </w:rPr>
        <w:t>protocol (</w:t>
      </w:r>
      <w:r w:rsidR="006E1C7A" w:rsidRPr="006E1C7A">
        <w:rPr>
          <w:sz w:val="24"/>
          <w:szCs w:val="24"/>
        </w:rPr>
        <w:t>Lorenz</w:t>
      </w:r>
      <w:r w:rsidR="0084286D">
        <w:rPr>
          <w:sz w:val="24"/>
          <w:szCs w:val="24"/>
        </w:rPr>
        <w:t xml:space="preserve">, </w:t>
      </w:r>
      <w:r w:rsidR="0084286D" w:rsidRPr="0084286D">
        <w:rPr>
          <w:i/>
          <w:sz w:val="24"/>
          <w:szCs w:val="24"/>
        </w:rPr>
        <w:t>Fig. S</w:t>
      </w:r>
      <w:r w:rsidR="0084286D">
        <w:rPr>
          <w:i/>
          <w:sz w:val="24"/>
          <w:szCs w:val="24"/>
        </w:rPr>
        <w:t>9</w:t>
      </w:r>
      <w:r w:rsidR="006E1C7A" w:rsidRPr="006E1C7A">
        <w:rPr>
          <w:sz w:val="24"/>
          <w:szCs w:val="24"/>
        </w:rPr>
        <w:t>)</w:t>
      </w:r>
      <w:r w:rsidR="00C974DF">
        <w:rPr>
          <w:sz w:val="24"/>
          <w:szCs w:val="24"/>
        </w:rPr>
        <w:t>,</w:t>
      </w:r>
      <w:r w:rsidR="006E1C7A" w:rsidRPr="006E1C7A">
        <w:rPr>
          <w:sz w:val="24"/>
          <w:szCs w:val="24"/>
        </w:rPr>
        <w:t xml:space="preserve"> </w:t>
      </w:r>
      <w:r w:rsidR="00C974DF">
        <w:rPr>
          <w:sz w:val="24"/>
          <w:szCs w:val="24"/>
        </w:rPr>
        <w:t>we</w:t>
      </w:r>
      <w:r w:rsidR="006E1C7A" w:rsidRPr="006E1C7A">
        <w:rPr>
          <w:sz w:val="24"/>
          <w:szCs w:val="24"/>
        </w:rPr>
        <w:t xml:space="preserve"> </w:t>
      </w:r>
      <w:r w:rsidR="001D669A">
        <w:rPr>
          <w:sz w:val="24"/>
          <w:szCs w:val="24"/>
        </w:rPr>
        <w:t>implemented</w:t>
      </w:r>
      <w:r w:rsidR="00C974DF">
        <w:rPr>
          <w:sz w:val="24"/>
          <w:szCs w:val="24"/>
        </w:rPr>
        <w:t xml:space="preserve"> </w:t>
      </w:r>
      <w:r w:rsidR="006E1C7A" w:rsidRPr="006E1C7A">
        <w:rPr>
          <w:sz w:val="24"/>
          <w:szCs w:val="24"/>
        </w:rPr>
        <w:t>a</w:t>
      </w:r>
      <w:r w:rsidR="00C974DF">
        <w:rPr>
          <w:sz w:val="24"/>
          <w:szCs w:val="24"/>
        </w:rPr>
        <w:t xml:space="preserve">n unequal probability to excavate </w:t>
      </w:r>
      <w:r w:rsidR="006E1C7A" w:rsidRPr="006E1C7A">
        <w:rPr>
          <w:sz w:val="24"/>
          <w:szCs w:val="24"/>
        </w:rPr>
        <w:t>derived fro</w:t>
      </w:r>
      <w:r w:rsidR="00C974DF">
        <w:rPr>
          <w:sz w:val="24"/>
          <w:szCs w:val="24"/>
        </w:rPr>
        <w:t xml:space="preserve">m experimental </w:t>
      </w:r>
      <w:r w:rsidR="004C6C7C">
        <w:rPr>
          <w:sz w:val="24"/>
          <w:szCs w:val="24"/>
        </w:rPr>
        <w:t>ant workload inequalities</w:t>
      </w:r>
      <w:r w:rsidR="006E1C7A" w:rsidRPr="006E1C7A">
        <w:rPr>
          <w:sz w:val="24"/>
          <w:szCs w:val="24"/>
        </w:rPr>
        <w:t>.</w:t>
      </w:r>
    </w:p>
    <w:p w14:paraId="0FCE1D9B" w14:textId="77777777" w:rsidR="006E1C7A" w:rsidRPr="006E1C7A" w:rsidRDefault="006E1C7A" w:rsidP="006E1C7A">
      <w:pPr>
        <w:pStyle w:val="Textwitgoutindent"/>
        <w:tabs>
          <w:tab w:val="left" w:pos="576"/>
        </w:tabs>
        <w:ind w:firstLine="227"/>
        <w:rPr>
          <w:sz w:val="24"/>
          <w:szCs w:val="24"/>
        </w:rPr>
      </w:pPr>
    </w:p>
    <w:p w14:paraId="03B9F70E" w14:textId="77777777" w:rsidR="00A56AC5" w:rsidRDefault="00A56AC5" w:rsidP="00A56AC5">
      <w:pPr>
        <w:pStyle w:val="Textwitgoutindent"/>
        <w:tabs>
          <w:tab w:val="left" w:pos="576"/>
        </w:tabs>
        <w:rPr>
          <w:sz w:val="24"/>
          <w:szCs w:val="24"/>
        </w:rPr>
      </w:pPr>
      <w:r>
        <w:rPr>
          <w:sz w:val="24"/>
          <w:szCs w:val="24"/>
        </w:rPr>
        <w:t>We</w:t>
      </w:r>
      <w:r w:rsidRPr="4E1252C7">
        <w:rPr>
          <w:sz w:val="24"/>
          <w:szCs w:val="24"/>
        </w:rPr>
        <w:t xml:space="preserve"> analyze</w:t>
      </w:r>
      <w:r>
        <w:rPr>
          <w:sz w:val="24"/>
          <w:szCs w:val="24"/>
        </w:rPr>
        <w:t>d</w:t>
      </w:r>
      <w:r w:rsidRPr="4E1252C7">
        <w:rPr>
          <w:sz w:val="24"/>
          <w:szCs w:val="24"/>
        </w:rPr>
        <w:t xml:space="preserve"> the global traffic dynamics </w:t>
      </w:r>
      <w:r>
        <w:rPr>
          <w:sz w:val="24"/>
          <w:szCs w:val="24"/>
        </w:rPr>
        <w:t xml:space="preserve">of the robots </w:t>
      </w:r>
      <w:r w:rsidRPr="4E1252C7">
        <w:rPr>
          <w:sz w:val="24"/>
          <w:szCs w:val="24"/>
        </w:rPr>
        <w:t xml:space="preserve">in the main tunnel area </w:t>
      </w:r>
      <w:r>
        <w:rPr>
          <w:sz w:val="24"/>
          <w:szCs w:val="24"/>
        </w:rPr>
        <w:t>u</w:t>
      </w:r>
      <w:r w:rsidRPr="4E1252C7">
        <w:rPr>
          <w:sz w:val="24"/>
          <w:szCs w:val="24"/>
        </w:rPr>
        <w:t>s</w:t>
      </w:r>
      <w:r>
        <w:rPr>
          <w:sz w:val="24"/>
          <w:szCs w:val="24"/>
        </w:rPr>
        <w:t>ing</w:t>
      </w:r>
      <w:r w:rsidRPr="4E1252C7">
        <w:rPr>
          <w:sz w:val="24"/>
          <w:szCs w:val="24"/>
        </w:rPr>
        <w:t xml:space="preserve"> position tracking (</w:t>
      </w:r>
      <w:r w:rsidRPr="0084286D">
        <w:rPr>
          <w:i/>
          <w:sz w:val="24"/>
          <w:szCs w:val="24"/>
        </w:rPr>
        <w:t>supplementary materials</w:t>
      </w:r>
      <w:r>
        <w:rPr>
          <w:sz w:val="24"/>
          <w:szCs w:val="24"/>
        </w:rPr>
        <w:t xml:space="preserve">, </w:t>
      </w:r>
      <w:r w:rsidRPr="0084286D">
        <w:rPr>
          <w:i/>
          <w:sz w:val="24"/>
          <w:szCs w:val="24"/>
        </w:rPr>
        <w:t>Fig. S11</w:t>
      </w:r>
      <w:r>
        <w:rPr>
          <w:sz w:val="24"/>
          <w:szCs w:val="24"/>
        </w:rPr>
        <w:t xml:space="preserve">, </w:t>
      </w:r>
      <w:r w:rsidRPr="4E1252C7">
        <w:rPr>
          <w:sz w:val="24"/>
          <w:szCs w:val="24"/>
        </w:rPr>
        <w:t xml:space="preserve">see </w:t>
      </w:r>
      <w:r w:rsidRPr="0084286D">
        <w:rPr>
          <w:i/>
          <w:sz w:val="24"/>
          <w:szCs w:val="24"/>
        </w:rPr>
        <w:t>Fig. 4B-D</w:t>
      </w:r>
      <w:r w:rsidRPr="4E1252C7">
        <w:rPr>
          <w:sz w:val="24"/>
          <w:szCs w:val="24"/>
        </w:rPr>
        <w:t xml:space="preserve"> for sample space-time overlap map</w:t>
      </w:r>
      <w:r>
        <w:rPr>
          <w:sz w:val="24"/>
          <w:szCs w:val="24"/>
        </w:rPr>
        <w:t>s</w:t>
      </w:r>
      <w:r w:rsidRPr="4E1252C7">
        <w:rPr>
          <w:sz w:val="24"/>
          <w:szCs w:val="24"/>
        </w:rPr>
        <w:t xml:space="preserve"> of robot positions)</w:t>
      </w:r>
      <w:r>
        <w:rPr>
          <w:sz w:val="24"/>
          <w:szCs w:val="24"/>
        </w:rPr>
        <w:t xml:space="preserve">. We found that traffic flow of robotic ants was similar to that obtained in the CA model and sensitive </w:t>
      </w:r>
      <w:r w:rsidRPr="4E1252C7">
        <w:rPr>
          <w:sz w:val="24"/>
          <w:szCs w:val="24"/>
        </w:rPr>
        <w:t xml:space="preserve">to the </w:t>
      </w:r>
      <w:r>
        <w:rPr>
          <w:sz w:val="24"/>
          <w:szCs w:val="24"/>
        </w:rPr>
        <w:t xml:space="preserve">tunnel </w:t>
      </w:r>
      <w:r w:rsidRPr="4E1252C7">
        <w:rPr>
          <w:sz w:val="24"/>
          <w:szCs w:val="24"/>
        </w:rPr>
        <w:t>density</w:t>
      </w:r>
      <w:r>
        <w:rPr>
          <w:sz w:val="24"/>
          <w:szCs w:val="24"/>
        </w:rPr>
        <w:t xml:space="preserve">, </w:t>
      </w:r>
      <w:bookmarkStart w:id="19" w:name="OLE_LINK3"/>
      <w:bookmarkStart w:id="20" w:name="OLE_LINK4"/>
      <w:r w:rsidRPr="0059623D">
        <w:rPr>
          <w:rFonts w:ascii="Symbol" w:hAnsi="Symbol"/>
          <w:sz w:val="24"/>
          <w:szCs w:val="24"/>
        </w:rPr>
        <w:t></w:t>
      </w:r>
      <w:r w:rsidRPr="001C12C8">
        <w:rPr>
          <w:sz w:val="24"/>
          <w:szCs w:val="24"/>
          <w:vertAlign w:val="subscript"/>
        </w:rPr>
        <w:t>T</w:t>
      </w:r>
      <w:bookmarkEnd w:id="19"/>
      <w:bookmarkEnd w:id="20"/>
      <w:r>
        <w:rPr>
          <w:sz w:val="24"/>
          <w:szCs w:val="24"/>
        </w:rPr>
        <w:t xml:space="preserve"> (N</w:t>
      </w:r>
      <w:r w:rsidRPr="001C12C8">
        <w:rPr>
          <w:sz w:val="24"/>
          <w:szCs w:val="24"/>
          <w:vertAlign w:val="subscript"/>
        </w:rPr>
        <w:t>T</w:t>
      </w:r>
      <w:r>
        <w:rPr>
          <w:sz w:val="24"/>
          <w:szCs w:val="24"/>
        </w:rPr>
        <w:t>/L</w:t>
      </w:r>
      <w:r w:rsidRPr="001C12C8">
        <w:rPr>
          <w:sz w:val="24"/>
          <w:szCs w:val="24"/>
          <w:vertAlign w:val="subscript"/>
        </w:rPr>
        <w:t>T</w:t>
      </w:r>
      <w:r>
        <w:rPr>
          <w:sz w:val="24"/>
          <w:szCs w:val="24"/>
        </w:rPr>
        <w:t>, where N</w:t>
      </w:r>
      <w:r>
        <w:rPr>
          <w:sz w:val="24"/>
          <w:szCs w:val="24"/>
          <w:vertAlign w:val="subscript"/>
        </w:rPr>
        <w:t>T</w:t>
      </w:r>
      <w:r>
        <w:rPr>
          <w:sz w:val="24"/>
          <w:szCs w:val="24"/>
        </w:rPr>
        <w:t xml:space="preserve"> is the average number of robots in the main tunnel area)</w:t>
      </w:r>
      <w:r w:rsidRPr="4E1252C7">
        <w:rPr>
          <w:sz w:val="24"/>
          <w:szCs w:val="24"/>
        </w:rPr>
        <w:t xml:space="preserve">, </w:t>
      </w:r>
      <w:r>
        <w:rPr>
          <w:sz w:val="24"/>
          <w:szCs w:val="24"/>
        </w:rPr>
        <w:t>maximal at an</w:t>
      </w:r>
      <w:r w:rsidRPr="4E1252C7">
        <w:rPr>
          <w:sz w:val="24"/>
          <w:szCs w:val="24"/>
        </w:rPr>
        <w:t xml:space="preserve"> </w:t>
      </w:r>
      <w:r>
        <w:rPr>
          <w:sz w:val="24"/>
          <w:szCs w:val="24"/>
        </w:rPr>
        <w:t>intermediate</w:t>
      </w:r>
      <w:r w:rsidRPr="4E1252C7">
        <w:rPr>
          <w:sz w:val="24"/>
          <w:szCs w:val="24"/>
        </w:rPr>
        <w:t xml:space="preserve"> </w:t>
      </w:r>
      <w:r w:rsidRPr="006137ED">
        <w:rPr>
          <w:rFonts w:ascii="Symbol" w:hAnsi="Symbol"/>
          <w:sz w:val="24"/>
          <w:szCs w:val="24"/>
        </w:rPr>
        <w:t></w:t>
      </w:r>
      <w:r w:rsidRPr="006137ED">
        <w:rPr>
          <w:sz w:val="24"/>
          <w:szCs w:val="24"/>
          <w:vertAlign w:val="subscript"/>
        </w:rPr>
        <w:t>T</w:t>
      </w:r>
      <w:r>
        <w:rPr>
          <w:sz w:val="24"/>
          <w:szCs w:val="24"/>
        </w:rPr>
        <w:t xml:space="preserve">, </w:t>
      </w:r>
      <w:r w:rsidRPr="4E1252C7">
        <w:rPr>
          <w:sz w:val="24"/>
          <w:szCs w:val="24"/>
        </w:rPr>
        <w:t xml:space="preserve">followed </w:t>
      </w:r>
      <w:r>
        <w:rPr>
          <w:sz w:val="24"/>
          <w:szCs w:val="24"/>
        </w:rPr>
        <w:t xml:space="preserve">by a </w:t>
      </w:r>
      <w:r w:rsidRPr="4E1252C7">
        <w:rPr>
          <w:sz w:val="24"/>
          <w:szCs w:val="24"/>
        </w:rPr>
        <w:t xml:space="preserve">gradual decline at higher </w:t>
      </w:r>
      <w:r>
        <w:rPr>
          <w:rFonts w:ascii="Symbol" w:hAnsi="Symbol"/>
          <w:sz w:val="24"/>
          <w:szCs w:val="24"/>
        </w:rPr>
        <w:t></w:t>
      </w:r>
      <w:r w:rsidRPr="001C12C8">
        <w:rPr>
          <w:sz w:val="24"/>
          <w:szCs w:val="24"/>
          <w:vertAlign w:val="subscript"/>
        </w:rPr>
        <w:t>T</w:t>
      </w:r>
      <w:r w:rsidRPr="4E1252C7">
        <w:rPr>
          <w:sz w:val="24"/>
          <w:szCs w:val="24"/>
        </w:rPr>
        <w:t xml:space="preserve"> (</w:t>
      </w:r>
      <w:bookmarkStart w:id="21" w:name="OLE_LINK24"/>
      <w:bookmarkStart w:id="22" w:name="OLE_LINK25"/>
      <w:r w:rsidRPr="0084286D">
        <w:rPr>
          <w:i/>
          <w:sz w:val="24"/>
          <w:szCs w:val="24"/>
        </w:rPr>
        <w:t>Fig. S</w:t>
      </w:r>
      <w:r>
        <w:rPr>
          <w:i/>
          <w:sz w:val="24"/>
          <w:szCs w:val="24"/>
        </w:rPr>
        <w:t>12 A</w:t>
      </w:r>
      <w:bookmarkEnd w:id="21"/>
      <w:bookmarkEnd w:id="22"/>
      <w:r w:rsidRPr="4E1252C7">
        <w:rPr>
          <w:sz w:val="24"/>
          <w:szCs w:val="24"/>
        </w:rPr>
        <w:t>).</w:t>
      </w:r>
      <w:r>
        <w:rPr>
          <w:sz w:val="24"/>
          <w:szCs w:val="24"/>
        </w:rPr>
        <w:t xml:space="preserve"> </w:t>
      </w:r>
      <w:r w:rsidRPr="4E1252C7">
        <w:rPr>
          <w:sz w:val="24"/>
          <w:szCs w:val="24"/>
        </w:rPr>
        <w:t xml:space="preserve">Each </w:t>
      </w:r>
      <w:r>
        <w:rPr>
          <w:sz w:val="24"/>
          <w:szCs w:val="24"/>
        </w:rPr>
        <w:t xml:space="preserve">digging </w:t>
      </w:r>
      <w:r w:rsidRPr="4E1252C7">
        <w:rPr>
          <w:sz w:val="24"/>
          <w:szCs w:val="24"/>
        </w:rPr>
        <w:t>strategy produced distinct trends in tunnel density and energy expenditure (</w:t>
      </w:r>
      <w:r w:rsidRPr="0084286D">
        <w:rPr>
          <w:i/>
          <w:sz w:val="24"/>
          <w:szCs w:val="24"/>
        </w:rPr>
        <w:t>Fig. S</w:t>
      </w:r>
      <w:r>
        <w:rPr>
          <w:i/>
          <w:sz w:val="24"/>
          <w:szCs w:val="24"/>
        </w:rPr>
        <w:t>12 B</w:t>
      </w:r>
      <w:r w:rsidRPr="4E1252C7">
        <w:rPr>
          <w:sz w:val="24"/>
          <w:szCs w:val="24"/>
        </w:rPr>
        <w:t xml:space="preserve">). The Reversal strategy exhibited peak excavation performance with 2 robots, and monotonically increasing density and energy cost for trials with more diggers. The Lorenz strategy consistently resulted in low tunnel density and energy cost. Whereas, for the Active </w:t>
      </w:r>
      <w:r w:rsidRPr="4E1252C7">
        <w:rPr>
          <w:sz w:val="24"/>
          <w:szCs w:val="24"/>
        </w:rPr>
        <w:lastRenderedPageBreak/>
        <w:t>strategy, the addition of a fourth robot resulted in a dramatic decrease in density and increase in energy expenditure.</w:t>
      </w:r>
    </w:p>
    <w:p w14:paraId="559D1AEB" w14:textId="77777777" w:rsidR="00346E4C" w:rsidRPr="006E1C7A" w:rsidRDefault="00346E4C" w:rsidP="00346E4C">
      <w:pPr>
        <w:pStyle w:val="Textwitgoutindent"/>
        <w:tabs>
          <w:tab w:val="left" w:pos="576"/>
        </w:tabs>
        <w:ind w:firstLine="227"/>
        <w:rPr>
          <w:sz w:val="24"/>
          <w:szCs w:val="24"/>
        </w:rPr>
      </w:pPr>
    </w:p>
    <w:p w14:paraId="35C702C1" w14:textId="207441BD" w:rsidR="00C87304" w:rsidRDefault="00A56AC5" w:rsidP="006F2720">
      <w:pPr>
        <w:rPr>
          <w:sz w:val="24"/>
          <w:szCs w:val="24"/>
        </w:rPr>
      </w:pPr>
      <w:r>
        <w:rPr>
          <w:sz w:val="24"/>
          <w:szCs w:val="24"/>
        </w:rPr>
        <w:t xml:space="preserve">To understand these </w:t>
      </w:r>
      <w:r w:rsidRPr="4E1252C7">
        <w:rPr>
          <w:sz w:val="24"/>
          <w:szCs w:val="24"/>
        </w:rPr>
        <w:t xml:space="preserve">global traffic dynamics, </w:t>
      </w:r>
      <w:r>
        <w:rPr>
          <w:sz w:val="24"/>
          <w:szCs w:val="24"/>
        </w:rPr>
        <w:t>we examined</w:t>
      </w:r>
      <w:r w:rsidRPr="4E1252C7">
        <w:rPr>
          <w:sz w:val="24"/>
          <w:szCs w:val="24"/>
        </w:rPr>
        <w:t xml:space="preserve"> the </w:t>
      </w:r>
      <w:r>
        <w:rPr>
          <w:rFonts w:eastAsia="Times New Roman"/>
          <w:sz w:val="24"/>
          <w:szCs w:val="24"/>
        </w:rPr>
        <w:t>dynamics</w:t>
      </w:r>
      <w:r w:rsidRPr="4E1252C7">
        <w:rPr>
          <w:rFonts w:eastAsia="Times New Roman"/>
          <w:sz w:val="24"/>
          <w:szCs w:val="24"/>
        </w:rPr>
        <w:t xml:space="preserve"> of</w:t>
      </w:r>
      <w:r w:rsidRPr="4E1252C7">
        <w:rPr>
          <w:sz w:val="24"/>
          <w:szCs w:val="24"/>
        </w:rPr>
        <w:t xml:space="preserve"> local robot clusters. We identified aggregations, defined as clusters of robots within a robot length’s proximity of each other</w:t>
      </w:r>
      <w:r>
        <w:rPr>
          <w:sz w:val="24"/>
          <w:szCs w:val="24"/>
        </w:rPr>
        <w:t>,</w:t>
      </w:r>
      <w:r w:rsidRPr="00C52A14">
        <w:rPr>
          <w:sz w:val="24"/>
          <w:szCs w:val="24"/>
        </w:rPr>
        <w:t xml:space="preserve"> </w:t>
      </w:r>
      <w:r w:rsidRPr="4E1252C7">
        <w:rPr>
          <w:sz w:val="24"/>
          <w:szCs w:val="24"/>
        </w:rPr>
        <w:t>at each</w:t>
      </w:r>
      <w:r>
        <w:rPr>
          <w:sz w:val="24"/>
          <w:szCs w:val="24"/>
        </w:rPr>
        <w:t xml:space="preserve"> video frame</w:t>
      </w:r>
      <w:r w:rsidRPr="4E1252C7">
        <w:rPr>
          <w:sz w:val="24"/>
          <w:szCs w:val="24"/>
        </w:rPr>
        <w:t xml:space="preserve">. </w:t>
      </w:r>
      <w:r>
        <w:rPr>
          <w:sz w:val="24"/>
          <w:szCs w:val="24"/>
        </w:rPr>
        <w:t>M</w:t>
      </w:r>
      <w:r w:rsidRPr="4E1252C7">
        <w:rPr>
          <w:sz w:val="24"/>
          <w:szCs w:val="24"/>
        </w:rPr>
        <w:t xml:space="preserve">ulti-robot aggregations were common among all strategies and particularly frequent at the excavation site (histograms in </w:t>
      </w:r>
      <w:r w:rsidRPr="00B53F87">
        <w:rPr>
          <w:i/>
          <w:sz w:val="24"/>
          <w:szCs w:val="24"/>
        </w:rPr>
        <w:t>Fig. 4B-D</w:t>
      </w:r>
      <w:r w:rsidRPr="4E1252C7">
        <w:rPr>
          <w:sz w:val="24"/>
          <w:szCs w:val="24"/>
        </w:rPr>
        <w:t xml:space="preserve">). To understand how clusters </w:t>
      </w:r>
      <w:r>
        <w:rPr>
          <w:sz w:val="24"/>
          <w:szCs w:val="24"/>
        </w:rPr>
        <w:t>dis</w:t>
      </w:r>
      <w:r w:rsidRPr="4E1252C7">
        <w:rPr>
          <w:sz w:val="24"/>
          <w:szCs w:val="24"/>
        </w:rPr>
        <w:t xml:space="preserve">solved at the excavation site, we measured the mobility of each aggregation </w:t>
      </w:r>
      <w:r>
        <w:rPr>
          <w:sz w:val="24"/>
          <w:szCs w:val="24"/>
        </w:rPr>
        <w:t>with a d</w:t>
      </w:r>
      <w:r w:rsidRPr="4E1252C7">
        <w:rPr>
          <w:sz w:val="24"/>
          <w:szCs w:val="24"/>
        </w:rPr>
        <w:t>ensity o</w:t>
      </w:r>
      <w:r>
        <w:rPr>
          <w:sz w:val="24"/>
          <w:szCs w:val="24"/>
        </w:rPr>
        <w:t>verlap correlation function, Q(</w:t>
      </w:r>
      <w:r w:rsidRPr="0069316E">
        <w:rPr>
          <w:rFonts w:ascii="Symbol" w:hAnsi="Symbol"/>
          <w:sz w:val="24"/>
          <w:szCs w:val="24"/>
        </w:rPr>
        <w:t></w:t>
      </w:r>
      <w:r w:rsidRPr="4E1252C7">
        <w:rPr>
          <w:sz w:val="24"/>
          <w:szCs w:val="24"/>
        </w:rPr>
        <w:t>)</w:t>
      </w:r>
      <w:r>
        <w:rPr>
          <w:sz w:val="24"/>
          <w:szCs w:val="24"/>
        </w:rPr>
        <w:t>. This technique</w:t>
      </w:r>
      <w:r w:rsidRPr="4E1252C7">
        <w:rPr>
          <w:sz w:val="24"/>
          <w:szCs w:val="24"/>
        </w:rPr>
        <w:t xml:space="preserve"> </w:t>
      </w:r>
      <w:r>
        <w:rPr>
          <w:sz w:val="24"/>
          <w:szCs w:val="24"/>
        </w:rPr>
        <w:t>has been applied to</w:t>
      </w:r>
      <w:r w:rsidRPr="4E1252C7">
        <w:rPr>
          <w:sz w:val="24"/>
          <w:szCs w:val="24"/>
        </w:rPr>
        <w:t xml:space="preserve"> the </w:t>
      </w:r>
      <w:r>
        <w:rPr>
          <w:sz w:val="24"/>
          <w:szCs w:val="24"/>
        </w:rPr>
        <w:t>analysis</w:t>
      </w:r>
      <w:r w:rsidRPr="4E1252C7">
        <w:rPr>
          <w:sz w:val="24"/>
          <w:szCs w:val="24"/>
        </w:rPr>
        <w:t xml:space="preserve"> of ant </w:t>
      </w:r>
      <w:r>
        <w:rPr>
          <w:sz w:val="24"/>
          <w:szCs w:val="24"/>
        </w:rPr>
        <w:t>traffic</w:t>
      </w:r>
      <w:r w:rsidR="00310383" w:rsidRPr="006137ED">
        <w:rPr>
          <w:sz w:val="24"/>
          <w:szCs w:val="24"/>
        </w:rPr>
        <w:t xml:space="preserve"> </w:t>
      </w:r>
      <w:r w:rsidR="006137ED" w:rsidRPr="006137ED">
        <w:rPr>
          <w:sz w:val="24"/>
          <w:szCs w:val="24"/>
        </w:rPr>
        <w:fldChar w:fldCharType="begin"/>
      </w:r>
      <w:r w:rsidR="00F87024">
        <w:rPr>
          <w:sz w:val="24"/>
          <w:szCs w:val="24"/>
        </w:rPr>
        <w:instrText xml:space="preserve"> ADDIN EN.CITE &lt;EndNote&gt;&lt;Cite&gt;&lt;Author&gt;Gravish&lt;/Author&gt;&lt;Year&gt;2015&lt;/Year&gt;&lt;RecNum&gt;25&lt;/RecNum&gt;&lt;DisplayText&gt;(&lt;style face="italic"&gt;20&lt;/style&gt;)&lt;/DisplayText&gt;&lt;record&gt;&lt;rec-number&gt;25&lt;/rec-number&gt;&lt;foreign-keys&gt;&lt;key app="EN" db-id="dtazzz9t0aep2fe2apfvdvxvxtzze2s9ds2r" timestamp="1483646219"&gt;25&lt;/key&gt;&lt;/foreign-keys&gt;&lt;ref-type name="Journal Article"&gt;17&lt;/ref-type&gt;&lt;contributors&gt;&lt;authors&gt;&lt;author&gt;Gravish, Nick&lt;/author&gt;&lt;author&gt;Gold, Gregory&lt;/author&gt;&lt;author&gt;Zangwill, Andrew&lt;/author&gt;&lt;author&gt;Goodisman, Michael A. D.&lt;/author&gt;&lt;author&gt;Goldman, Daniel I.&lt;/author&gt;&lt;/authors&gt;&lt;/contributors&gt;&lt;titles&gt;&lt;title&gt;Glass-like dynamics in confined and congested ant traffic&lt;/title&gt;&lt;secondary-title&gt;Soft Matter&lt;/secondary-title&gt;&lt;/titles&gt;&lt;periodical&gt;&lt;full-title&gt;Soft Matter&lt;/full-title&gt;&lt;/periodical&gt;&lt;pages&gt;6552-6561&lt;/pages&gt;&lt;volume&gt;11&lt;/volume&gt;&lt;number&gt;33&lt;/number&gt;&lt;dates&gt;&lt;year&gt;2015&lt;/year&gt;&lt;/dates&gt;&lt;publisher&gt;Royal Society of Chemistry (RSC)&lt;/publisher&gt;&lt;isbn&gt;1744-683X&amp;#xD;1744-6848&lt;/isbn&gt;&lt;urls&gt;&lt;related-urls&gt;&lt;url&gt;http://dx.doi.org/10.1039/c5sm00693g&lt;/url&gt;&lt;/related-urls&gt;&lt;/urls&gt;&lt;electronic-resource-num&gt;10.1039/c5sm00693g&lt;/electronic-resource-num&gt;&lt;/record&gt;&lt;/Cite&gt;&lt;/EndNote&gt;</w:instrText>
      </w:r>
      <w:r w:rsidR="006137ED" w:rsidRPr="006137ED">
        <w:rPr>
          <w:sz w:val="24"/>
          <w:szCs w:val="24"/>
        </w:rPr>
        <w:fldChar w:fldCharType="separate"/>
      </w:r>
      <w:r w:rsidR="00F87024">
        <w:rPr>
          <w:noProof/>
          <w:sz w:val="24"/>
          <w:szCs w:val="24"/>
        </w:rPr>
        <w:t>(</w:t>
      </w:r>
      <w:hyperlink w:anchor="_ENREF_20" w:tooltip="Gravish, 2015 #25" w:history="1">
        <w:r w:rsidR="00AC61BA" w:rsidRPr="00F87024">
          <w:rPr>
            <w:i/>
            <w:noProof/>
            <w:sz w:val="24"/>
            <w:szCs w:val="24"/>
          </w:rPr>
          <w:t>20</w:t>
        </w:r>
      </w:hyperlink>
      <w:r w:rsidR="00F87024">
        <w:rPr>
          <w:noProof/>
          <w:sz w:val="24"/>
          <w:szCs w:val="24"/>
        </w:rPr>
        <w:t>)</w:t>
      </w:r>
      <w:r w:rsidR="006137ED" w:rsidRPr="006137ED">
        <w:rPr>
          <w:sz w:val="24"/>
          <w:szCs w:val="24"/>
        </w:rPr>
        <w:fldChar w:fldCharType="end"/>
      </w:r>
      <w:r w:rsidR="00310383">
        <w:rPr>
          <w:sz w:val="24"/>
          <w:szCs w:val="24"/>
        </w:rPr>
        <w:t xml:space="preserve">, but </w:t>
      </w:r>
      <w:r w:rsidR="00D02657">
        <w:rPr>
          <w:sz w:val="24"/>
          <w:szCs w:val="24"/>
        </w:rPr>
        <w:t>is</w:t>
      </w:r>
      <w:r w:rsidR="00310383">
        <w:rPr>
          <w:sz w:val="24"/>
          <w:szCs w:val="24"/>
        </w:rPr>
        <w:t xml:space="preserve"> </w:t>
      </w:r>
      <w:r>
        <w:rPr>
          <w:sz w:val="24"/>
          <w:szCs w:val="24"/>
        </w:rPr>
        <w:t xml:space="preserve">more </w:t>
      </w:r>
      <w:r w:rsidR="00310383">
        <w:rPr>
          <w:sz w:val="24"/>
          <w:szCs w:val="24"/>
        </w:rPr>
        <w:t xml:space="preserve">traditionally used to examine </w:t>
      </w:r>
      <w:r w:rsidR="00310383" w:rsidRPr="4E1252C7">
        <w:rPr>
          <w:sz w:val="24"/>
          <w:szCs w:val="24"/>
        </w:rPr>
        <w:t>dynamic heterogeneities</w:t>
      </w:r>
      <w:r w:rsidR="006B7DD1">
        <w:rPr>
          <w:sz w:val="24"/>
          <w:szCs w:val="24"/>
        </w:rPr>
        <w:t xml:space="preserve"> in non-active matter</w:t>
      </w:r>
      <w:r w:rsidR="00310383">
        <w:rPr>
          <w:sz w:val="24"/>
          <w:szCs w:val="24"/>
        </w:rPr>
        <w:t xml:space="preserve"> such as</w:t>
      </w:r>
      <w:r w:rsidR="00310383" w:rsidRPr="4E1252C7">
        <w:rPr>
          <w:sz w:val="24"/>
          <w:szCs w:val="24"/>
        </w:rPr>
        <w:t xml:space="preserve"> </w:t>
      </w:r>
      <w:r w:rsidR="00310383" w:rsidRPr="006137ED">
        <w:rPr>
          <w:sz w:val="24"/>
          <w:szCs w:val="24"/>
        </w:rPr>
        <w:t xml:space="preserve">soft matter systems </w:t>
      </w:r>
      <w:r w:rsidR="006137ED" w:rsidRPr="006137ED">
        <w:rPr>
          <w:color w:val="222222"/>
          <w:sz w:val="24"/>
          <w:szCs w:val="24"/>
          <w:shd w:val="clear" w:color="auto" w:fill="FFFFFF"/>
        </w:rPr>
        <w:fldChar w:fldCharType="begin"/>
      </w:r>
      <w:r w:rsidR="00AC61BA">
        <w:rPr>
          <w:color w:val="222222"/>
          <w:sz w:val="24"/>
          <w:szCs w:val="24"/>
          <w:shd w:val="clear" w:color="auto" w:fill="FFFFFF"/>
        </w:rPr>
        <w:instrText xml:space="preserve"> ADDIN EN.CITE &lt;EndNote&gt;&lt;Cite&gt;&lt;Author&gt;Nordstrom&lt;/Author&gt;&lt;Year&gt;2011&lt;/Year&gt;&lt;RecNum&gt;44&lt;/RecNum&gt;&lt;DisplayText&gt;(&lt;style face="italic"&gt;28&lt;/style&gt;)&lt;/DisplayText&gt;&lt;record&gt;&lt;rec-number&gt;44&lt;/rec-number&gt;&lt;foreign-keys&gt;&lt;key app="EN" db-id="dtazzz9t0aep2fe2apfvdvxvxtzze2s9ds2r" timestamp="1483646219"&gt;44&lt;/key&gt;&lt;/foreign-keys&gt;&lt;ref-type name="Journal Article"&gt;17&lt;/ref-type&gt;&lt;contributors&gt;&lt;authors&gt;&lt;author&gt;Nordstrom, K. N.&lt;/author&gt;&lt;author&gt;Gollub, J. P.&lt;/author&gt;&lt;author&gt;Durian, D. J.&lt;/author&gt;&lt;/authors&gt;&lt;/contributors&gt;&lt;titles&gt;&lt;title&gt;Dynamical heterogeneity in soft-particle suspensions under shear&lt;/title&gt;&lt;secondary-title&gt;Physical Review E&lt;/secondary-title&gt;&lt;/titles&gt;&lt;periodical&gt;&lt;full-title&gt;Physical Review E&lt;/full-title&gt;&lt;/periodical&gt;&lt;volume&gt;84&lt;/volume&gt;&lt;number&gt;2&lt;/number&gt;&lt;dates&gt;&lt;year&gt;2011&lt;/year&gt;&lt;pub-dates&gt;&lt;date&gt;2011/08/22&lt;/date&gt;&lt;/pub-dates&gt;&lt;/dates&gt;&lt;publisher&gt;American Physical Society (APS)&lt;/publisher&gt;&lt;isbn&gt;1539-3755&amp;#xD;1550-2376&lt;/isbn&gt;&lt;urls&gt;&lt;related-urls&gt;&lt;url&gt;http://dx.doi.org/10.1103/physreve.84.021403&lt;/url&gt;&lt;/related-urls&gt;&lt;/urls&gt;&lt;electronic-resource-num&gt;10.1103/physreve.84.021403&lt;/electronic-resource-num&gt;&lt;/record&gt;&lt;/Cite&gt;&lt;/EndNote&gt;</w:instrText>
      </w:r>
      <w:r w:rsidR="006137ED" w:rsidRPr="006137ED">
        <w:rPr>
          <w:color w:val="222222"/>
          <w:sz w:val="24"/>
          <w:szCs w:val="24"/>
          <w:shd w:val="clear" w:color="auto" w:fill="FFFFFF"/>
        </w:rPr>
        <w:fldChar w:fldCharType="separate"/>
      </w:r>
      <w:r w:rsidR="00AC61BA">
        <w:rPr>
          <w:noProof/>
          <w:color w:val="222222"/>
          <w:sz w:val="24"/>
          <w:szCs w:val="24"/>
          <w:shd w:val="clear" w:color="auto" w:fill="FFFFFF"/>
        </w:rPr>
        <w:t>(</w:t>
      </w:r>
      <w:hyperlink w:anchor="_ENREF_28" w:tooltip="Nordstrom, 2011 #44" w:history="1">
        <w:r w:rsidR="00AC61BA" w:rsidRPr="00AC61BA">
          <w:rPr>
            <w:i/>
            <w:noProof/>
            <w:color w:val="222222"/>
            <w:sz w:val="24"/>
            <w:szCs w:val="24"/>
            <w:shd w:val="clear" w:color="auto" w:fill="FFFFFF"/>
          </w:rPr>
          <w:t>28</w:t>
        </w:r>
      </w:hyperlink>
      <w:r w:rsidR="00AC61BA">
        <w:rPr>
          <w:noProof/>
          <w:color w:val="222222"/>
          <w:sz w:val="24"/>
          <w:szCs w:val="24"/>
          <w:shd w:val="clear" w:color="auto" w:fill="FFFFFF"/>
        </w:rPr>
        <w:t>)</w:t>
      </w:r>
      <w:r w:rsidR="006137ED" w:rsidRPr="006137ED">
        <w:rPr>
          <w:color w:val="222222"/>
          <w:sz w:val="24"/>
          <w:szCs w:val="24"/>
          <w:shd w:val="clear" w:color="auto" w:fill="FFFFFF"/>
        </w:rPr>
        <w:fldChar w:fldCharType="end"/>
      </w:r>
      <w:r w:rsidR="00310383" w:rsidRPr="006137ED">
        <w:rPr>
          <w:sz w:val="24"/>
          <w:szCs w:val="24"/>
        </w:rPr>
        <w:t xml:space="preserve">. </w:t>
      </w:r>
      <w:r>
        <w:rPr>
          <w:sz w:val="24"/>
          <w:szCs w:val="24"/>
        </w:rPr>
        <w:t>The metric Q(</w:t>
      </w:r>
      <w:r w:rsidRPr="0069316E">
        <w:rPr>
          <w:rFonts w:ascii="Symbol" w:hAnsi="Symbol"/>
          <w:sz w:val="24"/>
          <w:szCs w:val="24"/>
        </w:rPr>
        <w:t></w:t>
      </w:r>
      <w:r w:rsidRPr="4E1252C7">
        <w:rPr>
          <w:sz w:val="24"/>
          <w:szCs w:val="24"/>
        </w:rPr>
        <w:t>)</w:t>
      </w:r>
      <w:r>
        <w:rPr>
          <w:sz w:val="24"/>
          <w:szCs w:val="24"/>
        </w:rPr>
        <w:t>, d</w:t>
      </w:r>
      <w:r w:rsidRPr="006137ED">
        <w:rPr>
          <w:sz w:val="24"/>
          <w:szCs w:val="24"/>
        </w:rPr>
        <w:t>erived</w:t>
      </w:r>
      <w:r w:rsidR="4E1252C7" w:rsidRPr="006137ED">
        <w:rPr>
          <w:sz w:val="24"/>
          <w:szCs w:val="24"/>
        </w:rPr>
        <w:t xml:space="preserve"> </w:t>
      </w:r>
      <w:r w:rsidR="00310383" w:rsidRPr="006137ED">
        <w:rPr>
          <w:sz w:val="24"/>
          <w:szCs w:val="24"/>
        </w:rPr>
        <w:t xml:space="preserve">here </w:t>
      </w:r>
      <w:r w:rsidR="4E1252C7" w:rsidRPr="006137ED">
        <w:rPr>
          <w:sz w:val="24"/>
          <w:szCs w:val="24"/>
        </w:rPr>
        <w:t xml:space="preserve">from image correlation algorithms used in PIV </w:t>
      </w:r>
      <w:r w:rsidR="006137ED" w:rsidRPr="006137ED">
        <w:rPr>
          <w:sz w:val="24"/>
          <w:szCs w:val="24"/>
        </w:rPr>
        <w:fldChar w:fldCharType="begin"/>
      </w:r>
      <w:r w:rsidR="00AC61BA">
        <w:rPr>
          <w:sz w:val="24"/>
          <w:szCs w:val="24"/>
        </w:rPr>
        <w:instrText xml:space="preserve"> ADDIN EN.CITE &lt;EndNote&gt;&lt;Cite&gt;&lt;Author&gt;Jiang&lt;/Author&gt;&lt;Year&gt;2015&lt;/Year&gt;&lt;RecNum&gt;43&lt;/RecNum&gt;&lt;DisplayText&gt;(&lt;style face="italic"&gt;29&lt;/style&gt;)&lt;/DisplayText&gt;&lt;record&gt;&lt;rec-number&gt;43&lt;/rec-number&gt;&lt;foreign-keys&gt;&lt;key app="EN" db-id="dtazzz9t0aep2fe2apfvdvxvxtzze2s9ds2r" timestamp="1483646219"&gt;43&lt;/key&gt;&lt;/foreign-keys&gt;&lt;ref-type name="Journal Article"&gt;17&lt;/ref-type&gt;&lt;contributors&gt;&lt;authors&gt;&lt;author&gt;Jiang, Zhenyu&lt;/author&gt;&lt;author&gt;Kemao, Qian&lt;/author&gt;&lt;author&gt;Miao, Hong&lt;/author&gt;&lt;author&gt;Yang, Jinglei&lt;/author&gt;&lt;author&gt;Tang, Liqun&lt;/author&gt;&lt;/authors&gt;&lt;/contributors&gt;&lt;titles&gt;&lt;title&gt;Path-independent digital image correlation with high accuracy, speed and robustness&lt;/title&gt;&lt;secondary-title&gt;Optics and Lasers in Engineering&lt;/secondary-title&gt;&lt;/titles&gt;&lt;periodical&gt;&lt;full-title&gt;Optics and Lasers in Engineering&lt;/full-title&gt;&lt;/periodical&gt;&lt;pages&gt;93-102&lt;/pages&gt;&lt;volume&gt;65&lt;/volume&gt;&lt;dates&gt;&lt;year&gt;2015&lt;/year&gt;&lt;pub-dates&gt;&lt;date&gt;2015/02&lt;/date&gt;&lt;/pub-dates&gt;&lt;/dates&gt;&lt;publisher&gt;Elsevier BV&lt;/publisher&gt;&lt;isbn&gt;0143-8166&lt;/isbn&gt;&lt;urls&gt;&lt;related-urls&gt;&lt;url&gt;http://dx.doi.org/10.1016/j.optlaseng.2014.06.011&lt;/url&gt;&lt;/related-urls&gt;&lt;/urls&gt;&lt;electronic-resource-num&gt;10.1016/j.optlaseng.2014.06.011&lt;/electronic-resource-num&gt;&lt;/record&gt;&lt;/Cite&gt;&lt;/EndNote&gt;</w:instrText>
      </w:r>
      <w:r w:rsidR="006137ED" w:rsidRPr="006137ED">
        <w:rPr>
          <w:sz w:val="24"/>
          <w:szCs w:val="24"/>
        </w:rPr>
        <w:fldChar w:fldCharType="separate"/>
      </w:r>
      <w:r w:rsidR="00AC61BA">
        <w:rPr>
          <w:noProof/>
          <w:sz w:val="24"/>
          <w:szCs w:val="24"/>
        </w:rPr>
        <w:t>(</w:t>
      </w:r>
      <w:hyperlink w:anchor="_ENREF_29" w:tooltip="Jiang, 2015 #43" w:history="1">
        <w:r w:rsidR="00AC61BA" w:rsidRPr="00AC61BA">
          <w:rPr>
            <w:i/>
            <w:noProof/>
            <w:sz w:val="24"/>
            <w:szCs w:val="24"/>
          </w:rPr>
          <w:t>29</w:t>
        </w:r>
      </w:hyperlink>
      <w:r w:rsidR="00AC61BA">
        <w:rPr>
          <w:noProof/>
          <w:sz w:val="24"/>
          <w:szCs w:val="24"/>
        </w:rPr>
        <w:t>)</w:t>
      </w:r>
      <w:r w:rsidR="006137ED" w:rsidRPr="006137ED">
        <w:rPr>
          <w:sz w:val="24"/>
          <w:szCs w:val="24"/>
        </w:rPr>
        <w:fldChar w:fldCharType="end"/>
      </w:r>
      <w:r w:rsidR="4E1252C7" w:rsidRPr="006137ED">
        <w:rPr>
          <w:sz w:val="24"/>
          <w:szCs w:val="24"/>
        </w:rPr>
        <w:t xml:space="preserve"> (</w:t>
      </w:r>
      <w:r w:rsidR="4E1252C7" w:rsidRPr="00B53F87">
        <w:rPr>
          <w:i/>
          <w:sz w:val="24"/>
          <w:szCs w:val="24"/>
        </w:rPr>
        <w:t>Fig</w:t>
      </w:r>
      <w:r w:rsidR="00B53F87">
        <w:rPr>
          <w:i/>
          <w:sz w:val="24"/>
          <w:szCs w:val="24"/>
        </w:rPr>
        <w:t>.</w:t>
      </w:r>
      <w:r w:rsidR="4E1252C7" w:rsidRPr="00B53F87">
        <w:rPr>
          <w:i/>
          <w:sz w:val="24"/>
          <w:szCs w:val="24"/>
        </w:rPr>
        <w:t xml:space="preserve"> </w:t>
      </w:r>
      <w:r w:rsidR="001B15E9" w:rsidRPr="00B53F87">
        <w:rPr>
          <w:i/>
          <w:sz w:val="24"/>
          <w:szCs w:val="24"/>
        </w:rPr>
        <w:t>4</w:t>
      </w:r>
      <w:r w:rsidR="00B53F87" w:rsidRPr="00B53F87">
        <w:rPr>
          <w:i/>
          <w:sz w:val="24"/>
          <w:szCs w:val="24"/>
        </w:rPr>
        <w:t>G</w:t>
      </w:r>
      <w:r w:rsidR="001B15E9" w:rsidRPr="00B53F87">
        <w:rPr>
          <w:i/>
          <w:sz w:val="24"/>
          <w:szCs w:val="24"/>
        </w:rPr>
        <w:t xml:space="preserve"> </w:t>
      </w:r>
      <w:r w:rsidR="4E1252C7" w:rsidRPr="00B53F87">
        <w:rPr>
          <w:i/>
          <w:sz w:val="24"/>
          <w:szCs w:val="24"/>
        </w:rPr>
        <w:t>inset</w:t>
      </w:r>
      <w:r w:rsidR="4E1252C7" w:rsidRPr="4E1252C7">
        <w:rPr>
          <w:sz w:val="24"/>
          <w:szCs w:val="24"/>
        </w:rPr>
        <w:t xml:space="preserve">, </w:t>
      </w:r>
      <w:r w:rsidR="00B53F87" w:rsidRPr="00B53F87">
        <w:rPr>
          <w:i/>
          <w:sz w:val="24"/>
          <w:szCs w:val="24"/>
        </w:rPr>
        <w:t>Fig. S13</w:t>
      </w:r>
      <w:r w:rsidR="00B53F87">
        <w:rPr>
          <w:sz w:val="24"/>
          <w:szCs w:val="24"/>
        </w:rPr>
        <w:t xml:space="preserve">, </w:t>
      </w:r>
      <w:r w:rsidR="00B53F87" w:rsidRPr="00B53F87">
        <w:rPr>
          <w:i/>
          <w:sz w:val="24"/>
          <w:szCs w:val="24"/>
        </w:rPr>
        <w:t>supplementary materials</w:t>
      </w:r>
      <w:r w:rsidR="00E73CC9">
        <w:rPr>
          <w:sz w:val="24"/>
          <w:szCs w:val="24"/>
        </w:rPr>
        <w:t xml:space="preserve">), </w:t>
      </w:r>
      <w:r w:rsidR="00310383">
        <w:rPr>
          <w:sz w:val="24"/>
          <w:szCs w:val="24"/>
        </w:rPr>
        <w:t>Q(</w:t>
      </w:r>
      <w:r w:rsidR="00310383" w:rsidRPr="0069316E">
        <w:rPr>
          <w:rFonts w:ascii="Symbol" w:hAnsi="Symbol"/>
          <w:sz w:val="24"/>
          <w:szCs w:val="24"/>
        </w:rPr>
        <w:t></w:t>
      </w:r>
      <w:r w:rsidR="00310383" w:rsidRPr="4E1252C7">
        <w:rPr>
          <w:sz w:val="24"/>
          <w:szCs w:val="24"/>
        </w:rPr>
        <w:t>)</w:t>
      </w:r>
      <w:r w:rsidR="4E1252C7" w:rsidRPr="4E1252C7">
        <w:rPr>
          <w:sz w:val="24"/>
          <w:szCs w:val="24"/>
        </w:rPr>
        <w:t xml:space="preserve"> </w:t>
      </w:r>
      <w:bookmarkStart w:id="23" w:name="OLE_LINK12"/>
      <w:bookmarkStart w:id="24" w:name="OLE_LINK13"/>
      <w:r w:rsidR="4E1252C7" w:rsidRPr="4E1252C7">
        <w:rPr>
          <w:sz w:val="24"/>
          <w:szCs w:val="24"/>
        </w:rPr>
        <w:t xml:space="preserve">compares the spatial overlap of an aggregation at a specific time to the overlap </w:t>
      </w:r>
      <w:r w:rsidR="00EB6F03">
        <w:rPr>
          <w:sz w:val="24"/>
          <w:szCs w:val="24"/>
        </w:rPr>
        <w:t>of</w:t>
      </w:r>
      <w:r w:rsidR="4E1252C7" w:rsidRPr="4E1252C7">
        <w:rPr>
          <w:sz w:val="24"/>
          <w:szCs w:val="24"/>
        </w:rPr>
        <w:t xml:space="preserve"> the aggregation’s original lateral segment at a later time, </w:t>
      </w:r>
      <w:r w:rsidR="0069316E" w:rsidRPr="0069316E">
        <w:rPr>
          <w:rFonts w:ascii="Symbol" w:hAnsi="Symbol"/>
          <w:sz w:val="24"/>
          <w:szCs w:val="24"/>
        </w:rPr>
        <w:t></w:t>
      </w:r>
      <w:r w:rsidR="4E1252C7" w:rsidRPr="4E1252C7">
        <w:rPr>
          <w:sz w:val="24"/>
          <w:szCs w:val="24"/>
        </w:rPr>
        <w:t xml:space="preserve">. </w:t>
      </w:r>
      <w:bookmarkEnd w:id="23"/>
      <w:bookmarkEnd w:id="24"/>
      <w:r w:rsidR="4E1252C7" w:rsidRPr="4E1252C7">
        <w:rPr>
          <w:sz w:val="24"/>
          <w:szCs w:val="24"/>
        </w:rPr>
        <w:t>We c</w:t>
      </w:r>
      <w:r w:rsidR="0069316E">
        <w:rPr>
          <w:sz w:val="24"/>
          <w:szCs w:val="24"/>
        </w:rPr>
        <w:t xml:space="preserve">alculated the relaxation time, </w:t>
      </w:r>
      <w:r w:rsidR="0069316E" w:rsidRPr="0069316E">
        <w:rPr>
          <w:rFonts w:ascii="Symbol" w:hAnsi="Symbol"/>
          <w:sz w:val="24"/>
          <w:szCs w:val="24"/>
        </w:rPr>
        <w:t></w:t>
      </w:r>
      <w:r w:rsidR="4E1252C7" w:rsidRPr="4E1252C7">
        <w:rPr>
          <w:sz w:val="24"/>
          <w:szCs w:val="24"/>
        </w:rPr>
        <w:t>*, of aggregations of a specific number of diggers</w:t>
      </w:r>
      <w:r w:rsidR="003B6B9C">
        <w:rPr>
          <w:sz w:val="24"/>
          <w:szCs w:val="24"/>
        </w:rPr>
        <w:t>, N,</w:t>
      </w:r>
      <w:r w:rsidR="4E1252C7" w:rsidRPr="4E1252C7">
        <w:rPr>
          <w:sz w:val="24"/>
          <w:szCs w:val="24"/>
        </w:rPr>
        <w:t xml:space="preserve"> by fitting a stretched exponential function,</w:t>
      </w:r>
      <w:r w:rsidR="00D228B2">
        <w:rPr>
          <w:sz w:val="24"/>
          <w:szCs w:val="24"/>
        </w:rPr>
        <w:t xml:space="preserve">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f</m:t>
            </m:r>
          </m:sub>
        </m:sSub>
        <m:d>
          <m:dPr>
            <m:ctrlPr>
              <w:rPr>
                <w:rFonts w:ascii="Cambria Math" w:hAnsi="Cambria Math"/>
                <w:i/>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d>
              <m:dPr>
                <m:begChr m:val="{"/>
                <m:endChr m:val="}"/>
                <m:ctrlPr>
                  <w:rPr>
                    <w:rFonts w:ascii="Cambria Math" w:hAnsi="Cambria Math"/>
                    <w:i/>
                    <w:sz w:val="24"/>
                    <w:szCs w:val="24"/>
                  </w:rPr>
                </m:ctrlPr>
              </m:dPr>
              <m:e>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τ</m:t>
                            </m:r>
                          </m:num>
                          <m:den>
                            <m:sSup>
                              <m:sSupPr>
                                <m:ctrlPr>
                                  <w:rPr>
                                    <w:rFonts w:ascii="Cambria Math" w:hAnsi="Cambria Math"/>
                                    <w:i/>
                                    <w:sz w:val="24"/>
                                    <w:szCs w:val="24"/>
                                  </w:rPr>
                                </m:ctrlPr>
                              </m:sSupPr>
                              <m:e>
                                <m:r>
                                  <w:rPr>
                                    <w:rFonts w:ascii="Cambria Math" w:hAnsi="Cambria Math"/>
                                    <w:sz w:val="24"/>
                                    <w:szCs w:val="24"/>
                                  </w:rPr>
                                  <m:t>τ</m:t>
                                </m:r>
                              </m:e>
                              <m:sup>
                                <m:r>
                                  <w:rPr>
                                    <w:rFonts w:ascii="Cambria Math" w:hAnsi="Cambria Math"/>
                                    <w:sz w:val="24"/>
                                    <w:szCs w:val="24"/>
                                  </w:rPr>
                                  <m:t>*</m:t>
                                </m:r>
                              </m:sup>
                            </m:sSup>
                          </m:den>
                        </m:f>
                      </m:e>
                    </m:d>
                  </m:e>
                  <m:sup>
                    <m:r>
                      <w:rPr>
                        <w:rFonts w:ascii="Cambria Math" w:hAnsi="Cambria Math"/>
                        <w:sz w:val="24"/>
                        <w:szCs w:val="24"/>
                      </w:rPr>
                      <m:t>β</m:t>
                    </m:r>
                  </m:sup>
                </m:sSup>
              </m:e>
            </m:d>
          </m:sup>
        </m:sSup>
      </m:oMath>
      <w:r w:rsidR="00D228B2">
        <w:rPr>
          <w:sz w:val="24"/>
          <w:szCs w:val="24"/>
        </w:rPr>
        <w:t>,</w:t>
      </w:r>
      <w:r w:rsidR="4E1252C7" w:rsidRPr="4E1252C7">
        <w:rPr>
          <w:sz w:val="24"/>
          <w:szCs w:val="24"/>
        </w:rPr>
        <w:t xml:space="preserve"> to a Q curve averaged over aggregati</w:t>
      </w:r>
      <w:r w:rsidR="003B6B9C">
        <w:rPr>
          <w:sz w:val="24"/>
          <w:szCs w:val="24"/>
        </w:rPr>
        <w:t>ons of the same N</w:t>
      </w:r>
      <w:r w:rsidR="4E1252C7" w:rsidRPr="4E1252C7">
        <w:rPr>
          <w:sz w:val="24"/>
          <w:szCs w:val="24"/>
        </w:rPr>
        <w:t xml:space="preserve">. For 3-robot trials, all strategies produced relatively low </w:t>
      </w:r>
      <w:r w:rsidR="0069316E" w:rsidRPr="0069316E">
        <w:rPr>
          <w:rFonts w:ascii="Symbol" w:hAnsi="Symbol"/>
          <w:sz w:val="24"/>
          <w:szCs w:val="24"/>
        </w:rPr>
        <w:t></w:t>
      </w:r>
      <w:r w:rsidR="4E1252C7" w:rsidRPr="4E1252C7">
        <w:rPr>
          <w:sz w:val="24"/>
          <w:szCs w:val="24"/>
        </w:rPr>
        <w:t xml:space="preserve">* regardless of </w:t>
      </w:r>
      <w:r w:rsidR="003B6B9C">
        <w:rPr>
          <w:sz w:val="24"/>
          <w:szCs w:val="24"/>
        </w:rPr>
        <w:t>N</w:t>
      </w:r>
      <w:r w:rsidR="4E1252C7" w:rsidRPr="4E1252C7">
        <w:rPr>
          <w:sz w:val="24"/>
          <w:szCs w:val="24"/>
        </w:rPr>
        <w:t xml:space="preserve"> (Fig</w:t>
      </w:r>
      <w:r w:rsidR="006373BF">
        <w:rPr>
          <w:sz w:val="24"/>
          <w:szCs w:val="24"/>
        </w:rPr>
        <w:t>.</w:t>
      </w:r>
      <w:r w:rsidR="4E1252C7" w:rsidRPr="4E1252C7">
        <w:rPr>
          <w:sz w:val="24"/>
          <w:szCs w:val="24"/>
        </w:rPr>
        <w:t xml:space="preserve"> 4</w:t>
      </w:r>
      <w:r w:rsidR="006373BF">
        <w:rPr>
          <w:sz w:val="24"/>
          <w:szCs w:val="24"/>
        </w:rPr>
        <w:t>F</w:t>
      </w:r>
      <w:r w:rsidR="4E1252C7" w:rsidRPr="4E1252C7">
        <w:rPr>
          <w:sz w:val="24"/>
          <w:szCs w:val="24"/>
        </w:rPr>
        <w:t>). However, the addition of a fourth robot dramatically changed the relative dynamic</w:t>
      </w:r>
      <w:r w:rsidR="00C87304">
        <w:rPr>
          <w:sz w:val="24"/>
          <w:szCs w:val="24"/>
        </w:rPr>
        <w:t xml:space="preserve">s </w:t>
      </w:r>
      <w:r>
        <w:rPr>
          <w:sz w:val="24"/>
          <w:szCs w:val="24"/>
        </w:rPr>
        <w:t>of</w:t>
      </w:r>
      <w:r w:rsidR="00C87304">
        <w:rPr>
          <w:sz w:val="24"/>
          <w:szCs w:val="24"/>
        </w:rPr>
        <w:t xml:space="preserve"> the three strategies.</w:t>
      </w:r>
    </w:p>
    <w:p w14:paraId="4E56DC55" w14:textId="77777777" w:rsidR="00C87304" w:rsidRDefault="00C87304" w:rsidP="006F2720">
      <w:pPr>
        <w:rPr>
          <w:sz w:val="24"/>
          <w:szCs w:val="24"/>
        </w:rPr>
      </w:pPr>
    </w:p>
    <w:p w14:paraId="2796E740" w14:textId="409BC906" w:rsidR="006F2720" w:rsidRDefault="00A56AC5" w:rsidP="006F2720">
      <w:pPr>
        <w:rPr>
          <w:sz w:val="24"/>
          <w:szCs w:val="24"/>
        </w:rPr>
      </w:pPr>
      <w:r w:rsidRPr="4E1252C7">
        <w:rPr>
          <w:sz w:val="24"/>
          <w:szCs w:val="24"/>
        </w:rPr>
        <w:t xml:space="preserve">The Active strategy </w:t>
      </w:r>
      <w:r>
        <w:rPr>
          <w:sz w:val="24"/>
          <w:szCs w:val="24"/>
        </w:rPr>
        <w:t>revealed</w:t>
      </w:r>
      <w:r w:rsidRPr="4E1252C7">
        <w:rPr>
          <w:sz w:val="24"/>
          <w:szCs w:val="24"/>
        </w:rPr>
        <w:t xml:space="preserve"> how aggregation </w:t>
      </w:r>
      <w:r>
        <w:rPr>
          <w:sz w:val="24"/>
          <w:szCs w:val="24"/>
        </w:rPr>
        <w:t>dis</w:t>
      </w:r>
      <w:r w:rsidRPr="4E1252C7">
        <w:rPr>
          <w:sz w:val="24"/>
          <w:szCs w:val="24"/>
        </w:rPr>
        <w:t>solution was sensitive t</w:t>
      </w:r>
      <w:r>
        <w:rPr>
          <w:sz w:val="24"/>
          <w:szCs w:val="24"/>
        </w:rPr>
        <w:t>o the confinement caused by the tunnel. In particular, larger N jams resulted in</w:t>
      </w:r>
      <w:r w:rsidRPr="4E1252C7">
        <w:rPr>
          <w:sz w:val="24"/>
          <w:szCs w:val="24"/>
        </w:rPr>
        <w:t xml:space="preserve"> increasingly higher </w:t>
      </w:r>
      <w:r w:rsidRPr="0069316E">
        <w:rPr>
          <w:rFonts w:ascii="Symbol" w:hAnsi="Symbol"/>
          <w:sz w:val="24"/>
          <w:szCs w:val="24"/>
        </w:rPr>
        <w:t></w:t>
      </w:r>
      <w:r>
        <w:rPr>
          <w:sz w:val="24"/>
          <w:szCs w:val="24"/>
        </w:rPr>
        <w:t xml:space="preserve">*. Thus, </w:t>
      </w:r>
      <w:r w:rsidRPr="4E1252C7">
        <w:rPr>
          <w:sz w:val="24"/>
          <w:szCs w:val="24"/>
        </w:rPr>
        <w:t xml:space="preserve">2-robot aggregations led to 3-robot aggregations, which consequently led to catastrophic 4-robot jams </w:t>
      </w:r>
      <w:r>
        <w:rPr>
          <w:sz w:val="24"/>
          <w:szCs w:val="24"/>
        </w:rPr>
        <w:t>that</w:t>
      </w:r>
      <w:r w:rsidRPr="4E1252C7">
        <w:rPr>
          <w:sz w:val="24"/>
          <w:szCs w:val="24"/>
        </w:rPr>
        <w:t xml:space="preserve"> spann</w:t>
      </w:r>
      <w:r>
        <w:rPr>
          <w:sz w:val="24"/>
          <w:szCs w:val="24"/>
        </w:rPr>
        <w:t xml:space="preserve">ed the tunnel width. </w:t>
      </w:r>
      <w:r w:rsidR="00C87304">
        <w:rPr>
          <w:sz w:val="24"/>
          <w:szCs w:val="24"/>
        </w:rPr>
        <w:t>Such jams</w:t>
      </w:r>
      <w:r w:rsidR="006F2720" w:rsidRPr="4E1252C7">
        <w:rPr>
          <w:sz w:val="24"/>
          <w:szCs w:val="24"/>
        </w:rPr>
        <w:t xml:space="preserve"> were difficult to resolve with the robots' limited library of maneuvers. Unlike ants, which can climb over each other and self-deform, the robots were limited to </w:t>
      </w:r>
      <w:r w:rsidR="006F2720" w:rsidRPr="4E1252C7">
        <w:rPr>
          <w:rFonts w:eastAsia="Times New Roman"/>
          <w:sz w:val="24"/>
          <w:szCs w:val="24"/>
        </w:rPr>
        <w:t>turning and reversing maneuvers</w:t>
      </w:r>
      <w:r w:rsidR="0045110E">
        <w:rPr>
          <w:rFonts w:eastAsia="Times New Roman"/>
          <w:sz w:val="24"/>
          <w:szCs w:val="24"/>
        </w:rPr>
        <w:t>,</w:t>
      </w:r>
      <w:r w:rsidR="006F2720" w:rsidRPr="4E1252C7">
        <w:rPr>
          <w:sz w:val="24"/>
          <w:szCs w:val="24"/>
        </w:rPr>
        <w:t xml:space="preserve"> leading to collisions that were exa</w:t>
      </w:r>
      <w:r w:rsidR="00C070A4">
        <w:rPr>
          <w:sz w:val="24"/>
          <w:szCs w:val="24"/>
        </w:rPr>
        <w:t>cerb</w:t>
      </w:r>
      <w:r w:rsidR="006F2720" w:rsidRPr="4E1252C7">
        <w:rPr>
          <w:sz w:val="24"/>
          <w:szCs w:val="24"/>
        </w:rPr>
        <w:t xml:space="preserve">ated by the robots' rigid oblique shape </w:t>
      </w:r>
      <w:r w:rsidR="006373BF">
        <w:rPr>
          <w:rFonts w:eastAsia="Times New Roman"/>
          <w:sz w:val="24"/>
          <w:szCs w:val="24"/>
        </w:rPr>
        <w:t>(</w:t>
      </w:r>
      <w:r w:rsidR="006373BF" w:rsidRPr="00B53F87">
        <w:rPr>
          <w:rFonts w:eastAsia="Times New Roman"/>
          <w:i/>
          <w:sz w:val="24"/>
          <w:szCs w:val="24"/>
        </w:rPr>
        <w:t>Fig. 4E</w:t>
      </w:r>
      <w:r w:rsidR="006F2720" w:rsidRPr="4E1252C7">
        <w:rPr>
          <w:rFonts w:eastAsia="Times New Roman"/>
          <w:sz w:val="24"/>
          <w:szCs w:val="24"/>
        </w:rPr>
        <w:t>)</w:t>
      </w:r>
      <w:r w:rsidR="006F2720" w:rsidRPr="4E1252C7">
        <w:rPr>
          <w:sz w:val="24"/>
          <w:szCs w:val="24"/>
        </w:rPr>
        <w:t xml:space="preserve">. </w:t>
      </w:r>
      <w:r w:rsidR="00B53F87">
        <w:rPr>
          <w:sz w:val="24"/>
          <w:szCs w:val="24"/>
        </w:rPr>
        <w:t>We posit that this decreased maneuverability</w:t>
      </w:r>
      <w:r w:rsidR="006F2720" w:rsidRPr="4E1252C7">
        <w:rPr>
          <w:sz w:val="24"/>
          <w:szCs w:val="24"/>
        </w:rPr>
        <w:t xml:space="preserve"> increased the penalty of congestion.</w:t>
      </w:r>
    </w:p>
    <w:p w14:paraId="3DD9918C" w14:textId="77777777" w:rsidR="00A47DCF" w:rsidRDefault="00A47DCF" w:rsidP="006F2720">
      <w:pPr>
        <w:rPr>
          <w:sz w:val="24"/>
          <w:szCs w:val="24"/>
        </w:rPr>
      </w:pPr>
    </w:p>
    <w:p w14:paraId="38C20FD9" w14:textId="7D5391D1" w:rsidR="2683FEBE" w:rsidRPr="00AF22D3" w:rsidRDefault="00C36BC1" w:rsidP="00AF22D3">
      <w:pPr>
        <w:jc w:val="both"/>
        <w:rPr>
          <w:sz w:val="24"/>
          <w:szCs w:val="24"/>
        </w:rPr>
      </w:pPr>
      <w:r>
        <w:rPr>
          <w:sz w:val="24"/>
          <w:szCs w:val="24"/>
        </w:rPr>
        <w:t>Surprisingly, the Reversal and Lorenz strategies generated unique mechanisms for mitigating catastrophic jamming</w:t>
      </w:r>
      <w:r w:rsidRPr="00C52A14">
        <w:rPr>
          <w:sz w:val="24"/>
          <w:szCs w:val="24"/>
        </w:rPr>
        <w:t xml:space="preserve"> </w:t>
      </w:r>
      <w:r>
        <w:rPr>
          <w:sz w:val="24"/>
          <w:szCs w:val="24"/>
        </w:rPr>
        <w:t>despite the locomotive limitations of the robots. Due to the robots giving up excavation and returning to the tunnel exit after some time in a jam, t</w:t>
      </w:r>
      <w:r w:rsidRPr="4E1252C7">
        <w:rPr>
          <w:sz w:val="24"/>
          <w:szCs w:val="24"/>
        </w:rPr>
        <w:t xml:space="preserve">he Reversal </w:t>
      </w:r>
      <w:r>
        <w:rPr>
          <w:sz w:val="24"/>
          <w:szCs w:val="24"/>
        </w:rPr>
        <w:t xml:space="preserve">strategy established an upper limit on </w:t>
      </w:r>
      <w:r w:rsidRPr="0069316E">
        <w:rPr>
          <w:rFonts w:ascii="Symbol" w:hAnsi="Symbol"/>
          <w:sz w:val="24"/>
          <w:szCs w:val="24"/>
        </w:rPr>
        <w:t></w:t>
      </w:r>
      <w:r>
        <w:rPr>
          <w:sz w:val="24"/>
          <w:szCs w:val="24"/>
        </w:rPr>
        <w:t>*, breaking the cascading chain-reaction effect observed in Active trials</w:t>
      </w:r>
      <w:r w:rsidRPr="4E1252C7">
        <w:rPr>
          <w:sz w:val="24"/>
          <w:szCs w:val="24"/>
        </w:rPr>
        <w:t>.</w:t>
      </w:r>
      <w:r>
        <w:rPr>
          <w:sz w:val="24"/>
          <w:szCs w:val="24"/>
        </w:rPr>
        <w:t xml:space="preserve"> The unequal workload distribution of the </w:t>
      </w:r>
      <w:r w:rsidRPr="4E1252C7">
        <w:rPr>
          <w:sz w:val="24"/>
          <w:szCs w:val="24"/>
        </w:rPr>
        <w:t xml:space="preserve">Lorenz </w:t>
      </w:r>
      <w:r>
        <w:rPr>
          <w:sz w:val="24"/>
          <w:szCs w:val="24"/>
        </w:rPr>
        <w:t>strategy also avoided</w:t>
      </w:r>
      <w:r w:rsidRPr="4E1252C7">
        <w:rPr>
          <w:sz w:val="24"/>
          <w:szCs w:val="24"/>
        </w:rPr>
        <w:t xml:space="preserve"> 4-robot aggregations</w:t>
      </w:r>
      <w:r>
        <w:rPr>
          <w:sz w:val="24"/>
          <w:szCs w:val="24"/>
        </w:rPr>
        <w:t>,</w:t>
      </w:r>
      <w:r w:rsidRPr="4E1252C7">
        <w:rPr>
          <w:sz w:val="24"/>
          <w:szCs w:val="24"/>
        </w:rPr>
        <w:t xml:space="preserve"> </w:t>
      </w:r>
      <w:r>
        <w:rPr>
          <w:sz w:val="24"/>
          <w:szCs w:val="24"/>
        </w:rPr>
        <w:t xml:space="preserve">resulting in similarly low </w:t>
      </w:r>
      <w:r w:rsidRPr="00FA545B">
        <w:rPr>
          <w:rFonts w:ascii="Symbol" w:hAnsi="Symbol"/>
          <w:sz w:val="24"/>
          <w:szCs w:val="24"/>
        </w:rPr>
        <w:t></w:t>
      </w:r>
      <w:r>
        <w:rPr>
          <w:sz w:val="24"/>
          <w:szCs w:val="24"/>
        </w:rPr>
        <w:t>* as 3-robot trials</w:t>
      </w:r>
      <w:r w:rsidRPr="4E1252C7">
        <w:rPr>
          <w:sz w:val="24"/>
          <w:szCs w:val="24"/>
        </w:rPr>
        <w:t xml:space="preserve">. An analysis of relaxation times for clusters with </w:t>
      </w:r>
      <w:r>
        <w:rPr>
          <w:sz w:val="24"/>
          <w:szCs w:val="24"/>
        </w:rPr>
        <w:t>similar</w:t>
      </w:r>
      <w:r w:rsidRPr="4E1252C7">
        <w:rPr>
          <w:sz w:val="24"/>
          <w:szCs w:val="24"/>
        </w:rPr>
        <w:t xml:space="preserve"> aggregation density</w:t>
      </w:r>
      <w:r>
        <w:rPr>
          <w:sz w:val="24"/>
          <w:szCs w:val="24"/>
        </w:rPr>
        <w:t xml:space="preserve">, </w:t>
      </w:r>
      <w:r w:rsidRPr="00FA545B">
        <w:rPr>
          <w:rFonts w:ascii="Symbol" w:hAnsi="Symbol"/>
          <w:sz w:val="24"/>
          <w:szCs w:val="24"/>
        </w:rPr>
        <w:t></w:t>
      </w:r>
      <w:r w:rsidRPr="4E1252C7">
        <w:rPr>
          <w:sz w:val="24"/>
          <w:szCs w:val="24"/>
        </w:rPr>
        <w:t xml:space="preserve"> (</w:t>
      </w:r>
      <w:r>
        <w:rPr>
          <w:sz w:val="24"/>
          <w:szCs w:val="24"/>
        </w:rPr>
        <w:t>N</w:t>
      </w:r>
      <w:r w:rsidRPr="4E1252C7">
        <w:rPr>
          <w:sz w:val="24"/>
          <w:szCs w:val="24"/>
        </w:rPr>
        <w:t>/</w:t>
      </w:r>
      <w:r>
        <w:rPr>
          <w:sz w:val="24"/>
          <w:szCs w:val="24"/>
        </w:rPr>
        <w:t>L</w:t>
      </w:r>
      <w:r w:rsidRPr="4E1252C7">
        <w:rPr>
          <w:sz w:val="24"/>
          <w:szCs w:val="24"/>
        </w:rPr>
        <w:t>)</w:t>
      </w:r>
      <w:r>
        <w:rPr>
          <w:sz w:val="24"/>
          <w:szCs w:val="24"/>
        </w:rPr>
        <w:t>,</w:t>
      </w:r>
      <w:r w:rsidRPr="4E1252C7">
        <w:rPr>
          <w:sz w:val="24"/>
          <w:szCs w:val="24"/>
        </w:rPr>
        <w:t xml:space="preserve"> during 4-robot experiments (</w:t>
      </w:r>
      <w:r w:rsidRPr="00C33C4F">
        <w:rPr>
          <w:i/>
          <w:sz w:val="24"/>
          <w:szCs w:val="24"/>
        </w:rPr>
        <w:t>Fig. 4H</w:t>
      </w:r>
      <w:r>
        <w:rPr>
          <w:sz w:val="24"/>
          <w:szCs w:val="24"/>
        </w:rPr>
        <w:t>) revealed</w:t>
      </w:r>
      <w:r w:rsidRPr="4E1252C7">
        <w:rPr>
          <w:sz w:val="24"/>
          <w:szCs w:val="24"/>
        </w:rPr>
        <w:t xml:space="preserve"> a sharp increase in </w:t>
      </w:r>
      <w:r w:rsidRPr="00FA545B">
        <w:rPr>
          <w:rFonts w:ascii="Symbol" w:hAnsi="Symbol"/>
          <w:sz w:val="24"/>
          <w:szCs w:val="24"/>
        </w:rPr>
        <w:t></w:t>
      </w:r>
      <w:r w:rsidRPr="4E1252C7">
        <w:rPr>
          <w:sz w:val="24"/>
          <w:szCs w:val="24"/>
        </w:rPr>
        <w:t>* for the Active strategy past a local density of 1, reminiscent of glassy arrest in soft-matter systems</w:t>
      </w:r>
      <w:r w:rsidR="4E1252C7" w:rsidRPr="4E1252C7">
        <w:rPr>
          <w:sz w:val="24"/>
          <w:szCs w:val="24"/>
        </w:rPr>
        <w:t xml:space="preserve"> </w:t>
      </w:r>
      <w:r w:rsidR="006137ED">
        <w:rPr>
          <w:color w:val="222222"/>
          <w:sz w:val="24"/>
          <w:szCs w:val="24"/>
          <w:shd w:val="clear" w:color="auto" w:fill="FFFFFF"/>
        </w:rPr>
        <w:fldChar w:fldCharType="begin"/>
      </w:r>
      <w:r w:rsidR="00AC61BA">
        <w:rPr>
          <w:color w:val="222222"/>
          <w:sz w:val="24"/>
          <w:szCs w:val="24"/>
          <w:shd w:val="clear" w:color="auto" w:fill="FFFFFF"/>
        </w:rPr>
        <w:instrText xml:space="preserve"> ADDIN EN.CITE &lt;EndNote&gt;&lt;Cite&gt;&lt;Author&gt;Angell&lt;/Author&gt;&lt;Year&gt;1995&lt;/Year&gt;&lt;RecNum&gt;46&lt;/RecNum&gt;&lt;DisplayText&gt;(&lt;style face="italic"&gt;30&lt;/style&gt;)&lt;/DisplayText&gt;&lt;record&gt;&lt;rec-number&gt;46&lt;/rec-number&gt;&lt;foreign-keys&gt;&lt;key app="EN" db-id="dtazzz9t0aep2fe2apfvdvxvxtzze2s9ds2r" timestamp="1483646219"&gt;46&lt;/key&gt;&lt;/foreign-keys&gt;&lt;ref-type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1995/03/31&lt;/date&gt;&lt;/pub-dates&gt;&lt;/dates&gt;&lt;publisher&gt;American Association for the Advancement of Science (AAAS)&lt;/publisher&gt;&lt;isbn&gt;0036-8075&amp;#xD;1095-9203&lt;/isbn&gt;&lt;urls&gt;&lt;related-urls&gt;&lt;url&gt;http://dx.doi.org/10.1126/science.267.5206.1924&lt;/url&gt;&lt;/related-urls&gt;&lt;/urls&gt;&lt;electronic-resource-num&gt;10.1126/science.267.5206.1924&lt;/electronic-resource-num&gt;&lt;/record&gt;&lt;/Cite&gt;&lt;/EndNote&gt;</w:instrText>
      </w:r>
      <w:r w:rsidR="006137ED">
        <w:rPr>
          <w:color w:val="222222"/>
          <w:sz w:val="24"/>
          <w:szCs w:val="24"/>
          <w:shd w:val="clear" w:color="auto" w:fill="FFFFFF"/>
        </w:rPr>
        <w:fldChar w:fldCharType="separate"/>
      </w:r>
      <w:r w:rsidR="00AC61BA">
        <w:rPr>
          <w:noProof/>
          <w:color w:val="222222"/>
          <w:sz w:val="24"/>
          <w:szCs w:val="24"/>
          <w:shd w:val="clear" w:color="auto" w:fill="FFFFFF"/>
        </w:rPr>
        <w:t>(</w:t>
      </w:r>
      <w:hyperlink w:anchor="_ENREF_30" w:tooltip="Angell, 1995 #46" w:history="1">
        <w:r w:rsidR="00AC61BA" w:rsidRPr="00AC61BA">
          <w:rPr>
            <w:i/>
            <w:noProof/>
            <w:color w:val="222222"/>
            <w:sz w:val="24"/>
            <w:szCs w:val="24"/>
            <w:shd w:val="clear" w:color="auto" w:fill="FFFFFF"/>
          </w:rPr>
          <w:t>30</w:t>
        </w:r>
      </w:hyperlink>
      <w:r w:rsidR="00AC61BA">
        <w:rPr>
          <w:noProof/>
          <w:color w:val="222222"/>
          <w:sz w:val="24"/>
          <w:szCs w:val="24"/>
          <w:shd w:val="clear" w:color="auto" w:fill="FFFFFF"/>
        </w:rPr>
        <w:t>)</w:t>
      </w:r>
      <w:r w:rsidR="006137ED">
        <w:rPr>
          <w:color w:val="222222"/>
          <w:sz w:val="24"/>
          <w:szCs w:val="24"/>
          <w:shd w:val="clear" w:color="auto" w:fill="FFFFFF"/>
        </w:rPr>
        <w:fldChar w:fldCharType="end"/>
      </w:r>
      <w:r w:rsidR="00C87304">
        <w:rPr>
          <w:sz w:val="24"/>
          <w:szCs w:val="24"/>
        </w:rPr>
        <w:t>. The Reversal strategy did</w:t>
      </w:r>
      <w:r w:rsidR="4E1252C7" w:rsidRPr="4E1252C7">
        <w:rPr>
          <w:sz w:val="24"/>
          <w:szCs w:val="24"/>
        </w:rPr>
        <w:t xml:space="preserve"> not exhibit this glass forming characteristic, and a </w:t>
      </w:r>
      <w:r w:rsidR="00C87304">
        <w:rPr>
          <w:sz w:val="24"/>
          <w:szCs w:val="24"/>
        </w:rPr>
        <w:t xml:space="preserve">distribution of aggregation </w:t>
      </w:r>
      <w:r w:rsidR="00C070A4">
        <w:rPr>
          <w:sz w:val="24"/>
          <w:szCs w:val="24"/>
        </w:rPr>
        <w:t>frequency</w:t>
      </w:r>
      <w:r w:rsidR="4E1252C7" w:rsidRPr="4E1252C7">
        <w:rPr>
          <w:sz w:val="24"/>
          <w:szCs w:val="24"/>
        </w:rPr>
        <w:t xml:space="preserve"> vs </w:t>
      </w:r>
      <w:r w:rsidR="00FA545B">
        <w:rPr>
          <w:rFonts w:ascii="Symbol" w:hAnsi="Symbol"/>
          <w:sz w:val="24"/>
          <w:szCs w:val="24"/>
        </w:rPr>
        <w:t></w:t>
      </w:r>
      <w:r w:rsidR="00533751">
        <w:rPr>
          <w:sz w:val="24"/>
          <w:szCs w:val="24"/>
        </w:rPr>
        <w:t xml:space="preserve"> (</w:t>
      </w:r>
      <w:r w:rsidR="00533751" w:rsidRPr="00C33C4F">
        <w:rPr>
          <w:i/>
          <w:sz w:val="24"/>
          <w:szCs w:val="24"/>
        </w:rPr>
        <w:t>Fig. 4G</w:t>
      </w:r>
      <w:r w:rsidR="00C87304">
        <w:rPr>
          <w:sz w:val="24"/>
          <w:szCs w:val="24"/>
        </w:rPr>
        <w:t>) revealed</w:t>
      </w:r>
      <w:r w:rsidR="4E1252C7" w:rsidRPr="4E1252C7">
        <w:rPr>
          <w:sz w:val="24"/>
          <w:szCs w:val="24"/>
        </w:rPr>
        <w:t xml:space="preserve"> how th</w:t>
      </w:r>
      <w:r w:rsidR="00C87304">
        <w:rPr>
          <w:sz w:val="24"/>
          <w:szCs w:val="24"/>
        </w:rPr>
        <w:t>e Lorenz strategy largely avoided</w:t>
      </w:r>
      <w:r w:rsidR="4E1252C7" w:rsidRPr="4E1252C7">
        <w:rPr>
          <w:sz w:val="24"/>
          <w:szCs w:val="24"/>
        </w:rPr>
        <w:t xml:space="preserve"> high densities where catastrophic jams occur.</w:t>
      </w:r>
      <w:r w:rsidR="004B5C06">
        <w:rPr>
          <w:sz w:val="24"/>
          <w:szCs w:val="24"/>
        </w:rPr>
        <w:t xml:space="preserve"> </w:t>
      </w:r>
      <w:r>
        <w:rPr>
          <w:sz w:val="24"/>
          <w:szCs w:val="24"/>
        </w:rPr>
        <w:t xml:space="preserve">In particular, robot inactivity under the Lorenz strategy actually resulted in overall increased efficiency of the collective. </w:t>
      </w:r>
      <w:r w:rsidR="004B5C06" w:rsidRPr="00AF22D3">
        <w:rPr>
          <w:sz w:val="24"/>
          <w:szCs w:val="24"/>
        </w:rPr>
        <w:t>We ar</w:t>
      </w:r>
      <w:r w:rsidR="004B5C06">
        <w:rPr>
          <w:sz w:val="24"/>
          <w:szCs w:val="24"/>
        </w:rPr>
        <w:t>gue</w:t>
      </w:r>
      <w:r w:rsidR="004B5C06" w:rsidRPr="00AF22D3">
        <w:rPr>
          <w:sz w:val="24"/>
          <w:szCs w:val="24"/>
        </w:rPr>
        <w:t xml:space="preserve"> that </w:t>
      </w:r>
      <w:r w:rsidR="004B5C06">
        <w:rPr>
          <w:sz w:val="24"/>
          <w:szCs w:val="24"/>
        </w:rPr>
        <w:t>task-</w:t>
      </w:r>
      <w:r w:rsidR="004B5C06" w:rsidRPr="00AF22D3">
        <w:rPr>
          <w:sz w:val="24"/>
          <w:szCs w:val="24"/>
        </w:rPr>
        <w:t xml:space="preserve">oriented active </w:t>
      </w:r>
      <w:r w:rsidR="004B5C06">
        <w:rPr>
          <w:sz w:val="24"/>
          <w:szCs w:val="24"/>
        </w:rPr>
        <w:t>matter</w:t>
      </w:r>
      <w:r w:rsidR="004B5C06" w:rsidRPr="00AF22D3">
        <w:rPr>
          <w:sz w:val="24"/>
          <w:szCs w:val="24"/>
        </w:rPr>
        <w:t xml:space="preserve"> systems at high density must utilize </w:t>
      </w:r>
      <w:r w:rsidR="004B5C06">
        <w:rPr>
          <w:sz w:val="24"/>
          <w:szCs w:val="24"/>
        </w:rPr>
        <w:t>similar</w:t>
      </w:r>
      <w:r w:rsidR="004B5C06" w:rsidRPr="00AF22D3">
        <w:rPr>
          <w:sz w:val="24"/>
          <w:szCs w:val="24"/>
        </w:rPr>
        <w:t xml:space="preserve"> social </w:t>
      </w:r>
      <w:r w:rsidR="004B5C06">
        <w:rPr>
          <w:sz w:val="24"/>
          <w:szCs w:val="24"/>
        </w:rPr>
        <w:t>strategies</w:t>
      </w:r>
      <w:r w:rsidR="004B5C06" w:rsidRPr="00AF22D3">
        <w:rPr>
          <w:sz w:val="24"/>
          <w:szCs w:val="24"/>
        </w:rPr>
        <w:t xml:space="preserve"> to mitigate catastrophic long-time flow disruption.  </w:t>
      </w:r>
    </w:p>
    <w:p w14:paraId="2F6AAE13" w14:textId="1C23FA8C" w:rsidR="4E1252C7" w:rsidRDefault="4E1252C7" w:rsidP="4E1252C7"/>
    <w:p w14:paraId="48B59DB4" w14:textId="5941C2DB" w:rsidR="00CA123D" w:rsidRDefault="00CA123D" w:rsidP="00CA123D">
      <w:pPr>
        <w:pStyle w:val="Default"/>
        <w:rPr>
          <w:rFonts w:ascii="Times New Roman" w:hAnsi="Times New Roman" w:cs="Times New Roman"/>
        </w:rPr>
      </w:pPr>
      <w:r>
        <w:rPr>
          <w:rFonts w:ascii="Times New Roman" w:hAnsi="Times New Roman" w:cs="Times New Roman"/>
        </w:rPr>
        <w:t>O</w:t>
      </w:r>
      <w:r w:rsidRPr="005B412F">
        <w:rPr>
          <w:rFonts w:ascii="Times New Roman" w:hAnsi="Times New Roman" w:cs="Times New Roman"/>
        </w:rPr>
        <w:t xml:space="preserve">ur robophysical experiments </w:t>
      </w:r>
      <w:r>
        <w:rPr>
          <w:rFonts w:ascii="Times New Roman" w:hAnsi="Times New Roman" w:cs="Times New Roman"/>
        </w:rPr>
        <w:t xml:space="preserve">in concert with ant observations and CA simulations </w:t>
      </w:r>
      <w:r w:rsidRPr="005B412F">
        <w:rPr>
          <w:rFonts w:ascii="Times New Roman" w:hAnsi="Times New Roman" w:cs="Times New Roman"/>
        </w:rPr>
        <w:t>revealed how workload distributions and reversal behaviors o</w:t>
      </w:r>
      <w:r>
        <w:rPr>
          <w:rFonts w:ascii="Times New Roman" w:hAnsi="Times New Roman" w:cs="Times New Roman"/>
        </w:rPr>
        <w:t>f</w:t>
      </w:r>
      <w:r w:rsidRPr="005B412F">
        <w:rPr>
          <w:rFonts w:ascii="Times New Roman" w:hAnsi="Times New Roman" w:cs="Times New Roman"/>
        </w:rPr>
        <w:t xml:space="preserve"> individual </w:t>
      </w:r>
      <w:r>
        <w:rPr>
          <w:rFonts w:ascii="Times New Roman" w:hAnsi="Times New Roman" w:cs="Times New Roman"/>
        </w:rPr>
        <w:t>diggers</w:t>
      </w:r>
      <w:r w:rsidRPr="005B412F">
        <w:rPr>
          <w:rFonts w:ascii="Times New Roman" w:hAnsi="Times New Roman" w:cs="Times New Roman"/>
        </w:rPr>
        <w:t xml:space="preserve"> resulted in emergent high-</w:t>
      </w:r>
      <w:r w:rsidRPr="005B412F">
        <w:rPr>
          <w:rFonts w:ascii="Times New Roman" w:hAnsi="Times New Roman" w:cs="Times New Roman"/>
        </w:rPr>
        <w:lastRenderedPageBreak/>
        <w:t xml:space="preserve">level regulation </w:t>
      </w:r>
      <w:r>
        <w:rPr>
          <w:rFonts w:ascii="Times New Roman" w:hAnsi="Times New Roman" w:cs="Times New Roman"/>
        </w:rPr>
        <w:t>of</w:t>
      </w:r>
      <w:r w:rsidRPr="005B412F">
        <w:rPr>
          <w:rFonts w:ascii="Times New Roman" w:hAnsi="Times New Roman" w:cs="Times New Roman"/>
        </w:rPr>
        <w:t xml:space="preserve"> density and traffic flow in the tunnel. </w:t>
      </w:r>
      <w:r>
        <w:rPr>
          <w:rFonts w:ascii="Times New Roman" w:hAnsi="Times New Roman" w:cs="Times New Roman"/>
        </w:rPr>
        <w:t xml:space="preserve">Notably, the </w:t>
      </w:r>
      <w:r w:rsidR="003A58E5">
        <w:rPr>
          <w:rFonts w:ascii="Times New Roman" w:hAnsi="Times New Roman" w:cs="Times New Roman"/>
        </w:rPr>
        <w:t>robots</w:t>
      </w:r>
      <w:r>
        <w:rPr>
          <w:rFonts w:ascii="Times New Roman" w:hAnsi="Times New Roman" w:cs="Times New Roman"/>
        </w:rPr>
        <w:t xml:space="preserve"> possessed no centralized controls. Instead, p</w:t>
      </w:r>
      <w:r w:rsidRPr="005B412F">
        <w:rPr>
          <w:rFonts w:ascii="Times New Roman" w:hAnsi="Times New Roman" w:cs="Times New Roman"/>
        </w:rPr>
        <w:t xml:space="preserve">re-programmed workload distributions served as feedforward prescriptions for controlling both local and global robot densities, whereby </w:t>
      </w:r>
      <w:r>
        <w:rPr>
          <w:rFonts w:ascii="Times New Roman" w:hAnsi="Times New Roman" w:cs="Times New Roman"/>
        </w:rPr>
        <w:t>embedded idleness of individuals</w:t>
      </w:r>
      <w:r w:rsidRPr="005B412F">
        <w:rPr>
          <w:rFonts w:ascii="Times New Roman" w:hAnsi="Times New Roman" w:cs="Times New Roman"/>
        </w:rPr>
        <w:t xml:space="preserve"> allowed the collective active matter system to reduce the occurrence of compromising clogging scenarios. The reversal strategy served as a simple feedback mechanism for controlling density by enabling the system to handle clogging scenarios more effectively.</w:t>
      </w:r>
      <w:r w:rsidR="00010C64">
        <w:rPr>
          <w:rFonts w:ascii="Times New Roman" w:hAnsi="Times New Roman" w:cs="Times New Roman"/>
        </w:rPr>
        <w:t xml:space="preserve"> XX MAKE SURE WE CITE COUZIN + GARNIER PNAS 2015…THEY HAVE REFS TO TRAFFIC DENSITY OPTIMZASTION …OURS HAS GLASSY,,</w:t>
      </w:r>
    </w:p>
    <w:p w14:paraId="0794A369" w14:textId="77777777" w:rsidR="00CA123D" w:rsidRDefault="00CA123D" w:rsidP="00CA123D">
      <w:pPr>
        <w:pStyle w:val="Default"/>
        <w:rPr>
          <w:rFonts w:ascii="Times New Roman" w:hAnsi="Times New Roman" w:cs="Times New Roman"/>
        </w:rPr>
      </w:pPr>
    </w:p>
    <w:p w14:paraId="1731DE43" w14:textId="2B8AD8CA" w:rsidR="0001059B" w:rsidRPr="005B412F" w:rsidRDefault="00634B02" w:rsidP="005B412F">
      <w:pPr>
        <w:pStyle w:val="Default"/>
        <w:rPr>
          <w:rFonts w:ascii="Times New Roman" w:hAnsi="Times New Roman" w:cs="Times New Roman"/>
        </w:rPr>
      </w:pPr>
      <w:r w:rsidRPr="005B412F">
        <w:rPr>
          <w:rFonts w:ascii="Times New Roman" w:hAnsi="Times New Roman" w:cs="Times New Roman"/>
        </w:rPr>
        <w:t xml:space="preserve">For </w:t>
      </w:r>
      <w:r w:rsidR="00F31254">
        <w:rPr>
          <w:rFonts w:ascii="Times New Roman" w:hAnsi="Times New Roman" w:cs="Times New Roman"/>
        </w:rPr>
        <w:t>large population systems</w:t>
      </w:r>
      <w:r w:rsidRPr="005B412F">
        <w:rPr>
          <w:rFonts w:ascii="Times New Roman" w:hAnsi="Times New Roman" w:cs="Times New Roman"/>
        </w:rPr>
        <w:t xml:space="preserve">, </w:t>
      </w:r>
      <w:r w:rsidR="00CA123D">
        <w:rPr>
          <w:rFonts w:ascii="Times New Roman" w:hAnsi="Times New Roman" w:cs="Times New Roman"/>
        </w:rPr>
        <w:t>the</w:t>
      </w:r>
      <w:r w:rsidR="00CA123D" w:rsidRPr="005B412F">
        <w:rPr>
          <w:rFonts w:ascii="Times New Roman" w:hAnsi="Times New Roman" w:cs="Times New Roman"/>
        </w:rPr>
        <w:t xml:space="preserve"> control template</w:t>
      </w:r>
      <w:r w:rsidR="00CA123D">
        <w:rPr>
          <w:rFonts w:ascii="Times New Roman" w:hAnsi="Times New Roman" w:cs="Times New Roman"/>
        </w:rPr>
        <w:t>s discovered here</w:t>
      </w:r>
      <w:r w:rsidR="00CA123D" w:rsidRPr="005B412F">
        <w:rPr>
          <w:rFonts w:ascii="Times New Roman" w:hAnsi="Times New Roman" w:cs="Times New Roman"/>
        </w:rPr>
        <w:t xml:space="preserve"> </w:t>
      </w:r>
      <w:r w:rsidR="00CA123D">
        <w:rPr>
          <w:rFonts w:ascii="Times New Roman" w:hAnsi="Times New Roman" w:cs="Times New Roman"/>
        </w:rPr>
        <w:t xml:space="preserve">may </w:t>
      </w:r>
      <w:r w:rsidR="00CA123D" w:rsidRPr="005B412F">
        <w:rPr>
          <w:rFonts w:ascii="Times New Roman" w:hAnsi="Times New Roman" w:cs="Times New Roman"/>
        </w:rPr>
        <w:t>serve as effective bas</w:t>
      </w:r>
      <w:r w:rsidR="00CA123D">
        <w:rPr>
          <w:rFonts w:ascii="Times New Roman" w:hAnsi="Times New Roman" w:cs="Times New Roman"/>
        </w:rPr>
        <w:t>es</w:t>
      </w:r>
      <w:r w:rsidR="00CA123D" w:rsidRPr="005B412F">
        <w:rPr>
          <w:rFonts w:ascii="Times New Roman" w:hAnsi="Times New Roman" w:cs="Times New Roman"/>
        </w:rPr>
        <w:t xml:space="preserve"> for robust excavation</w:t>
      </w:r>
      <w:r w:rsidR="005B412F">
        <w:rPr>
          <w:rFonts w:ascii="Times New Roman" w:hAnsi="Times New Roman" w:cs="Times New Roman"/>
        </w:rPr>
        <w:t xml:space="preserve">, useful for </w:t>
      </w:r>
      <w:r w:rsidR="005B412F" w:rsidRPr="005B412F">
        <w:rPr>
          <w:rFonts w:ascii="Times New Roman" w:hAnsi="Times New Roman" w:cs="Times New Roman"/>
        </w:rPr>
        <w:t xml:space="preserve">future robotic systems </w:t>
      </w:r>
      <w:r w:rsidR="00622AE0">
        <w:rPr>
          <w:rFonts w:ascii="Times New Roman" w:hAnsi="Times New Roman" w:cs="Times New Roman"/>
        </w:rPr>
        <w:t xml:space="preserve">that </w:t>
      </w:r>
      <w:r w:rsidR="005B412F" w:rsidRPr="005B412F">
        <w:rPr>
          <w:rFonts w:ascii="Times New Roman" w:hAnsi="Times New Roman" w:cs="Times New Roman"/>
        </w:rPr>
        <w:t>will aid in tasks like smooth caravans and carpools in autonomous vehicles, debris excavation and removal, mapping of complex terrain</w:t>
      </w:r>
      <w:r w:rsidR="005B412F">
        <w:rPr>
          <w:rFonts w:ascii="Times New Roman" w:hAnsi="Times New Roman" w:cs="Times New Roman"/>
        </w:rPr>
        <w:t xml:space="preserve"> as we</w:t>
      </w:r>
      <w:r w:rsidR="006137ED">
        <w:rPr>
          <w:rFonts w:ascii="Times New Roman" w:hAnsi="Times New Roman" w:cs="Times New Roman"/>
        </w:rPr>
        <w:t>ll as lunar and asteroid mining</w:t>
      </w:r>
      <w:r w:rsidR="006137ED">
        <w:rPr>
          <w:rFonts w:ascii="Arial" w:hAnsi="Arial" w:cs="Arial"/>
          <w:b/>
          <w:sz w:val="20"/>
          <w:szCs w:val="20"/>
          <w:shd w:val="clear" w:color="auto" w:fill="FFFFFF"/>
        </w:rPr>
        <w:t xml:space="preserve"> </w:t>
      </w:r>
      <w:r w:rsidR="006137ED" w:rsidRPr="006137ED">
        <w:rPr>
          <w:rFonts w:ascii="Times New Roman" w:hAnsi="Times New Roman" w:cs="Times New Roman"/>
          <w:shd w:val="clear" w:color="auto" w:fill="FFFFFF"/>
        </w:rPr>
        <w:fldChar w:fldCharType="begin"/>
      </w:r>
      <w:r w:rsidR="00F87024">
        <w:rPr>
          <w:rFonts w:ascii="Times New Roman" w:hAnsi="Times New Roman" w:cs="Times New Roman"/>
          <w:shd w:val="clear" w:color="auto" w:fill="FFFFFF"/>
        </w:rPr>
        <w:instrText xml:space="preserve"> ADDIN EN.CITE &lt;EndNote&gt;&lt;Cite&gt;&lt;Author&gt;Metzger&lt;/Author&gt;&lt;Year&gt;2016&lt;/Year&gt;&lt;RecNum&gt;52&lt;/RecNum&gt;&lt;DisplayText&gt;(&lt;style face="italic"&gt;15&lt;/style&gt;)&lt;/DisplayText&gt;&lt;record&gt;&lt;rec-number&gt;52&lt;/rec-number&gt;&lt;foreign-keys&gt;&lt;key app="EN" db-id="dtazzz9t0aep2fe2apfvdvxvxtzze2s9ds2r" timestamp="1483743560"&gt;52&lt;/key&gt;&lt;/foreign-keys&gt;&lt;ref-type name="Journal Article"&gt;17&lt;/ref-type&gt;&lt;contributors&gt;&lt;authors&gt;&lt;author&gt;Metzger, Philip T.&lt;/author&gt;&lt;/authors&gt;&lt;/contributors&gt;&lt;titles&gt;&lt;title&gt;Space development and space science together, an historic opportunity&lt;/title&gt;&lt;secondary-title&gt;Space Policy&lt;/secondary-title&gt;&lt;/titles&gt;&lt;periodical&gt;&lt;full-title&gt;Space Policy&lt;/full-title&gt;&lt;/periodical&gt;&lt;pages&gt;77-91&lt;/pages&gt;&lt;volume&gt;37&lt;/volume&gt;&lt;dates&gt;&lt;year&gt;2016&lt;/year&gt;&lt;pub-dates&gt;&lt;date&gt;2016/08&lt;/date&gt;&lt;/pub-dates&gt;&lt;/dates&gt;&lt;publisher&gt;Elsevier BV&lt;/publisher&gt;&lt;isbn&gt;0265-9646&lt;/isbn&gt;&lt;urls&gt;&lt;related-urls&gt;&lt;url&gt;http://dx.doi.org/10.1016/j.spacepol.2016.08.004&lt;/url&gt;&lt;/related-urls&gt;&lt;/urls&gt;&lt;electronic-resource-num&gt;10.1016/j.spacepol.2016.08.004&lt;/electronic-resource-num&gt;&lt;/record&gt;&lt;/Cite&gt;&lt;/EndNote&gt;</w:instrText>
      </w:r>
      <w:r w:rsidR="006137ED" w:rsidRPr="006137ED">
        <w:rPr>
          <w:rFonts w:ascii="Times New Roman" w:hAnsi="Times New Roman" w:cs="Times New Roman"/>
          <w:shd w:val="clear" w:color="auto" w:fill="FFFFFF"/>
        </w:rPr>
        <w:fldChar w:fldCharType="separate"/>
      </w:r>
      <w:r w:rsidR="00F87024">
        <w:rPr>
          <w:rFonts w:ascii="Times New Roman" w:hAnsi="Times New Roman" w:cs="Times New Roman"/>
          <w:noProof/>
          <w:shd w:val="clear" w:color="auto" w:fill="FFFFFF"/>
        </w:rPr>
        <w:t>(</w:t>
      </w:r>
      <w:hyperlink w:anchor="_ENREF_15" w:tooltip="Metzger, 2016 #52" w:history="1">
        <w:r w:rsidR="00AC61BA" w:rsidRPr="00F87024">
          <w:rPr>
            <w:rFonts w:ascii="Times New Roman" w:hAnsi="Times New Roman" w:cs="Times New Roman"/>
            <w:i/>
            <w:noProof/>
            <w:shd w:val="clear" w:color="auto" w:fill="FFFFFF"/>
          </w:rPr>
          <w:t>15</w:t>
        </w:r>
      </w:hyperlink>
      <w:r w:rsidR="00F87024">
        <w:rPr>
          <w:rFonts w:ascii="Times New Roman" w:hAnsi="Times New Roman" w:cs="Times New Roman"/>
          <w:noProof/>
          <w:shd w:val="clear" w:color="auto" w:fill="FFFFFF"/>
        </w:rPr>
        <w:t>)</w:t>
      </w:r>
      <w:r w:rsidR="006137ED" w:rsidRPr="006137ED">
        <w:rPr>
          <w:rFonts w:ascii="Times New Roman" w:hAnsi="Times New Roman" w:cs="Times New Roman"/>
          <w:shd w:val="clear" w:color="auto" w:fill="FFFFFF"/>
        </w:rPr>
        <w:fldChar w:fldCharType="end"/>
      </w:r>
      <w:r w:rsidRPr="005B412F">
        <w:rPr>
          <w:rFonts w:ascii="Times New Roman" w:hAnsi="Times New Roman" w:cs="Times New Roman"/>
        </w:rPr>
        <w:t xml:space="preserve">. </w:t>
      </w:r>
      <w:r w:rsidR="00803D28" w:rsidRPr="005B412F">
        <w:rPr>
          <w:rFonts w:ascii="Times New Roman" w:hAnsi="Times New Roman" w:cs="Times New Roman"/>
        </w:rPr>
        <w:t>Even in the absence of</w:t>
      </w:r>
      <w:r w:rsidRPr="005B412F">
        <w:rPr>
          <w:rFonts w:ascii="Times New Roman" w:hAnsi="Times New Roman" w:cs="Times New Roman"/>
        </w:rPr>
        <w:t xml:space="preserve"> complex protocols</w:t>
      </w:r>
      <w:r w:rsidR="00803D28" w:rsidRPr="005B412F">
        <w:rPr>
          <w:rFonts w:ascii="Times New Roman" w:hAnsi="Times New Roman" w:cs="Times New Roman"/>
        </w:rPr>
        <w:t xml:space="preserve"> and sophisticated modes </w:t>
      </w:r>
      <w:r w:rsidR="003B6B9C" w:rsidRPr="005B412F">
        <w:rPr>
          <w:rFonts w:ascii="Times New Roman" w:hAnsi="Times New Roman" w:cs="Times New Roman"/>
        </w:rPr>
        <w:t xml:space="preserve">of </w:t>
      </w:r>
      <w:r w:rsidR="00803D28" w:rsidRPr="005B412F">
        <w:rPr>
          <w:rFonts w:ascii="Times New Roman" w:hAnsi="Times New Roman" w:cs="Times New Roman"/>
        </w:rPr>
        <w:t>locomotion</w:t>
      </w:r>
      <w:r w:rsidRPr="005B412F">
        <w:rPr>
          <w:rFonts w:ascii="Times New Roman" w:hAnsi="Times New Roman" w:cs="Times New Roman"/>
        </w:rPr>
        <w:t>, t</w:t>
      </w:r>
      <w:r w:rsidR="4E1252C7" w:rsidRPr="005B412F">
        <w:rPr>
          <w:rFonts w:ascii="Times New Roman" w:eastAsia="Times New Roman" w:hAnsi="Times New Roman" w:cs="Times New Roman"/>
        </w:rPr>
        <w:t>hese classes of high-level strategies form a simplified syntax for engineers to modulate traffic in complex swarming systems, which can then be improved with refined protocols, body geometry, compliance and maneuverability</w:t>
      </w:r>
      <w:r w:rsidR="00CA123D">
        <w:rPr>
          <w:rFonts w:ascii="Times New Roman" w:hAnsi="Times New Roman" w:cs="Times New Roman"/>
        </w:rPr>
        <w:t xml:space="preserve">. We posit that </w:t>
      </w:r>
      <w:r w:rsidR="003717A8" w:rsidRPr="005B412F">
        <w:rPr>
          <w:rFonts w:ascii="Times New Roman" w:hAnsi="Times New Roman" w:cs="Times New Roman"/>
        </w:rPr>
        <w:t xml:space="preserve">such a simplified language for collective control </w:t>
      </w:r>
      <w:r w:rsidR="00C070A4">
        <w:rPr>
          <w:rFonts w:ascii="Times New Roman" w:hAnsi="Times New Roman" w:cs="Times New Roman"/>
        </w:rPr>
        <w:t xml:space="preserve">is crucial </w:t>
      </w:r>
      <w:r w:rsidR="00AF22D3" w:rsidRPr="005B412F">
        <w:rPr>
          <w:rFonts w:ascii="Times New Roman" w:hAnsi="Times New Roman" w:cs="Times New Roman"/>
        </w:rPr>
        <w:t xml:space="preserve">to traffic stabilization across physical and biological </w:t>
      </w:r>
      <w:r w:rsidR="00C33C4F">
        <w:rPr>
          <w:rFonts w:ascii="Times New Roman" w:hAnsi="Times New Roman" w:cs="Times New Roman"/>
        </w:rPr>
        <w:t xml:space="preserve">task-oriented </w:t>
      </w:r>
      <w:r w:rsidR="00AF22D3" w:rsidRPr="005B412F">
        <w:rPr>
          <w:rFonts w:ascii="Times New Roman" w:hAnsi="Times New Roman" w:cs="Times New Roman"/>
        </w:rPr>
        <w:t xml:space="preserve">systems, </w:t>
      </w:r>
      <w:r w:rsidR="005B412F">
        <w:rPr>
          <w:rFonts w:ascii="Times New Roman" w:hAnsi="Times New Roman" w:cs="Times New Roman"/>
        </w:rPr>
        <w:t xml:space="preserve">and </w:t>
      </w:r>
      <w:r w:rsidR="00AF22D3" w:rsidRPr="005B412F">
        <w:rPr>
          <w:rFonts w:ascii="Times New Roman" w:hAnsi="Times New Roman" w:cs="Times New Roman"/>
        </w:rPr>
        <w:t xml:space="preserve">particularly </w:t>
      </w:r>
      <w:r w:rsidR="003717A8" w:rsidRPr="005B412F">
        <w:rPr>
          <w:rFonts w:ascii="Times New Roman" w:hAnsi="Times New Roman" w:cs="Times New Roman"/>
        </w:rPr>
        <w:t>to the evolution of confined social colonies</w:t>
      </w:r>
      <w:r w:rsidR="00A076A4">
        <w:rPr>
          <w:rFonts w:ascii="Times New Roman" w:hAnsi="Times New Roman" w:cs="Times New Roman"/>
        </w:rPr>
        <w:t xml:space="preserve"> MAYBE CITE APPROPRIATE GORDON</w:t>
      </w:r>
      <w:r w:rsidR="006671E3">
        <w:rPr>
          <w:rFonts w:ascii="Times New Roman" w:hAnsi="Times New Roman" w:cs="Times New Roman"/>
        </w:rPr>
        <w:t>, PRATT</w:t>
      </w:r>
      <w:r w:rsidR="00A076A4">
        <w:rPr>
          <w:rFonts w:ascii="Times New Roman" w:hAnsi="Times New Roman" w:cs="Times New Roman"/>
        </w:rPr>
        <w:t xml:space="preserve"> PAPER</w:t>
      </w:r>
      <w:r w:rsidR="006671E3">
        <w:rPr>
          <w:rFonts w:ascii="Times New Roman" w:hAnsi="Times New Roman" w:cs="Times New Roman"/>
        </w:rPr>
        <w:t>S</w:t>
      </w:r>
      <w:r w:rsidR="00A076A4">
        <w:rPr>
          <w:rFonts w:ascii="Times New Roman" w:hAnsi="Times New Roman" w:cs="Times New Roman"/>
        </w:rPr>
        <w:t xml:space="preserve"> HERE</w:t>
      </w:r>
      <w:r w:rsidR="003717A8" w:rsidRPr="005B412F">
        <w:rPr>
          <w:rFonts w:ascii="Times New Roman" w:hAnsi="Times New Roman" w:cs="Times New Roman"/>
        </w:rPr>
        <w:t>.</w:t>
      </w:r>
    </w:p>
    <w:p w14:paraId="6F287AE4" w14:textId="77777777" w:rsidR="0001059B" w:rsidRDefault="0001059B">
      <w:pPr>
        <w:pStyle w:val="Default"/>
        <w:ind w:firstLine="227"/>
      </w:pPr>
    </w:p>
    <w:p w14:paraId="7EFF72C3" w14:textId="37D3FE64" w:rsidR="00BF2E34" w:rsidRPr="0082151F" w:rsidRDefault="0082151F" w:rsidP="00D35673">
      <w:pPr>
        <w:rPr>
          <w:b/>
          <w:sz w:val="24"/>
          <w:szCs w:val="24"/>
        </w:rPr>
      </w:pPr>
      <w:r w:rsidRPr="0082151F">
        <w:rPr>
          <w:b/>
          <w:sz w:val="24"/>
          <w:szCs w:val="24"/>
        </w:rPr>
        <w:t>Acknowledge</w:t>
      </w:r>
      <w:r w:rsidR="00670F3D">
        <w:rPr>
          <w:b/>
          <w:sz w:val="24"/>
          <w:szCs w:val="24"/>
        </w:rPr>
        <w:t>ment</w:t>
      </w:r>
      <w:r w:rsidRPr="0082151F">
        <w:rPr>
          <w:b/>
          <w:sz w:val="24"/>
          <w:szCs w:val="24"/>
        </w:rPr>
        <w:t>s:</w:t>
      </w:r>
      <w:r w:rsidRPr="0082151F">
        <w:rPr>
          <w:b/>
        </w:rPr>
        <w:t xml:space="preserve"> </w:t>
      </w:r>
      <w:r w:rsidRPr="0082151F">
        <w:rPr>
          <w:sz w:val="24"/>
          <w:szCs w:val="24"/>
        </w:rPr>
        <w:t>Authors acknowledge</w:t>
      </w:r>
      <w:r>
        <w:rPr>
          <w:sz w:val="24"/>
          <w:szCs w:val="24"/>
        </w:rPr>
        <w:t xml:space="preserve"> the support of National Science Foundation grants number </w:t>
      </w:r>
      <w:r w:rsidR="00D35673" w:rsidRPr="00D35673">
        <w:rPr>
          <w:sz w:val="24"/>
          <w:szCs w:val="24"/>
        </w:rPr>
        <w:t xml:space="preserve">NSF PoLS </w:t>
      </w:r>
      <w:r w:rsidR="00D35673">
        <w:rPr>
          <w:sz w:val="24"/>
          <w:szCs w:val="24"/>
        </w:rPr>
        <w:t xml:space="preserve">0957659, </w:t>
      </w:r>
      <w:r w:rsidR="00D35673" w:rsidRPr="00D35673">
        <w:rPr>
          <w:sz w:val="24"/>
          <w:szCs w:val="24"/>
        </w:rPr>
        <w:t>PHY-1205878 and also</w:t>
      </w:r>
      <w:r w:rsidR="00D35673">
        <w:rPr>
          <w:sz w:val="24"/>
          <w:szCs w:val="24"/>
        </w:rPr>
        <w:t xml:space="preserve"> </w:t>
      </w:r>
      <w:r w:rsidR="00D35673" w:rsidRPr="00D35673">
        <w:rPr>
          <w:sz w:val="24"/>
          <w:szCs w:val="24"/>
        </w:rPr>
        <w:t>ARO W911NF-13-1-0347</w:t>
      </w:r>
      <w:r w:rsidR="00CA123D">
        <w:rPr>
          <w:sz w:val="24"/>
          <w:szCs w:val="24"/>
        </w:rPr>
        <w:t xml:space="preserve"> </w:t>
      </w:r>
      <w:r w:rsidR="00B434D8">
        <w:rPr>
          <w:sz w:val="24"/>
          <w:szCs w:val="24"/>
        </w:rPr>
        <w:t xml:space="preserve">and </w:t>
      </w:r>
      <w:r w:rsidR="00CA123D" w:rsidRPr="00F80459">
        <w:rPr>
          <w:sz w:val="24"/>
          <w:szCs w:val="24"/>
        </w:rPr>
        <w:t>The National Academies Keck Futures Initiative</w:t>
      </w:r>
      <w:r w:rsidR="00CA123D">
        <w:rPr>
          <w:sz w:val="24"/>
          <w:szCs w:val="24"/>
        </w:rPr>
        <w:t xml:space="preserve">. </w:t>
      </w:r>
      <w:r>
        <w:rPr>
          <w:sz w:val="24"/>
          <w:szCs w:val="24"/>
        </w:rPr>
        <w:t>Authors would also like to acknowledge Dr. Nick Gravish for insight and fruitful discussions.</w:t>
      </w:r>
    </w:p>
    <w:p w14:paraId="28E29F73" w14:textId="77777777" w:rsidR="00C85CB6" w:rsidRDefault="00C85CB6"/>
    <w:p w14:paraId="190BB4F4" w14:textId="77777777" w:rsidR="00C85CB6" w:rsidRDefault="009F6F3D">
      <w:pPr>
        <w:rPr>
          <w:b/>
          <w:sz w:val="24"/>
          <w:szCs w:val="24"/>
        </w:rPr>
      </w:pPr>
      <w:r w:rsidRPr="009F6F3D">
        <w:rPr>
          <w:b/>
          <w:sz w:val="24"/>
          <w:szCs w:val="24"/>
        </w:rPr>
        <w:t>References:</w:t>
      </w:r>
    </w:p>
    <w:p w14:paraId="7129B4A0" w14:textId="77777777" w:rsidR="00C25BCD" w:rsidRPr="009F6F3D" w:rsidRDefault="00C25BCD">
      <w:pPr>
        <w:rPr>
          <w:b/>
          <w:sz w:val="24"/>
          <w:szCs w:val="24"/>
        </w:rPr>
      </w:pPr>
    </w:p>
    <w:bookmarkStart w:id="25" w:name="OLE_LINK14"/>
    <w:bookmarkStart w:id="26" w:name="OLE_LINK15"/>
    <w:p w14:paraId="6FB37AFA" w14:textId="77777777" w:rsidR="00AC61BA" w:rsidRPr="00AC61BA" w:rsidRDefault="00F6241A" w:rsidP="00AC61BA">
      <w:pPr>
        <w:pStyle w:val="EndNoteBibliography"/>
        <w:ind w:left="720" w:hanging="720"/>
      </w:pPr>
      <w:r>
        <w:fldChar w:fldCharType="begin"/>
      </w:r>
      <w:r w:rsidR="00C85CB6">
        <w:instrText xml:space="preserve"> ADDIN EN.REFLIST </w:instrText>
      </w:r>
      <w:r>
        <w:fldChar w:fldCharType="separate"/>
      </w:r>
      <w:bookmarkStart w:id="27" w:name="_ENREF_1"/>
      <w:r w:rsidR="00AC61BA" w:rsidRPr="00AC61BA">
        <w:t>1.</w:t>
      </w:r>
      <w:r w:rsidR="00AC61BA" w:rsidRPr="00AC61BA">
        <w:tab/>
        <w:t>M. C. Marchetti</w:t>
      </w:r>
      <w:r w:rsidR="00AC61BA" w:rsidRPr="00AC61BA">
        <w:rPr>
          <w:i/>
        </w:rPr>
        <w:t xml:space="preserve"> et al.</w:t>
      </w:r>
      <w:r w:rsidR="00AC61BA" w:rsidRPr="00AC61BA">
        <w:t xml:space="preserve">, Hydrodynamics of soft active matter. </w:t>
      </w:r>
      <w:r w:rsidR="00AC61BA" w:rsidRPr="00AC61BA">
        <w:rPr>
          <w:i/>
        </w:rPr>
        <w:t>Reviews of Modern Physics</w:t>
      </w:r>
      <w:r w:rsidR="00AC61BA" w:rsidRPr="00AC61BA">
        <w:t xml:space="preserve"> </w:t>
      </w:r>
      <w:r w:rsidR="00AC61BA" w:rsidRPr="00AC61BA">
        <w:rPr>
          <w:b/>
        </w:rPr>
        <w:t>85</w:t>
      </w:r>
      <w:r w:rsidR="00AC61BA" w:rsidRPr="00AC61BA">
        <w:t>,  (2013).</w:t>
      </w:r>
      <w:bookmarkEnd w:id="27"/>
    </w:p>
    <w:p w14:paraId="35D2F3E0" w14:textId="77777777" w:rsidR="00AC61BA" w:rsidRPr="00AC61BA" w:rsidRDefault="00AC61BA" w:rsidP="00AC61BA">
      <w:pPr>
        <w:pStyle w:val="EndNoteBibliography"/>
        <w:ind w:left="720" w:hanging="720"/>
      </w:pPr>
      <w:bookmarkStart w:id="28" w:name="_ENREF_2"/>
      <w:r w:rsidRPr="00AC61BA">
        <w:t>2.</w:t>
      </w:r>
      <w:r w:rsidRPr="00AC61BA">
        <w:tab/>
        <w:t xml:space="preserve">S. Ramaswamy, in </w:t>
      </w:r>
      <w:r w:rsidRPr="00AC61BA">
        <w:rPr>
          <w:i/>
        </w:rPr>
        <w:t>Annual Review of Condensed Matter Physics, Vol 1,</w:t>
      </w:r>
      <w:r w:rsidRPr="00AC61BA">
        <w:t xml:space="preserve"> J. S. Langer, Ed. (Annual Reviews, Palo Alto, 2010), vol. 1, pp. 323-345.</w:t>
      </w:r>
      <w:bookmarkEnd w:id="28"/>
    </w:p>
    <w:p w14:paraId="0C320AB5" w14:textId="77777777" w:rsidR="00AC61BA" w:rsidRPr="00AC61BA" w:rsidRDefault="00AC61BA" w:rsidP="00AC61BA">
      <w:pPr>
        <w:pStyle w:val="EndNoteBibliography"/>
        <w:ind w:left="720" w:hanging="720"/>
      </w:pPr>
      <w:bookmarkStart w:id="29" w:name="_ENREF_3"/>
      <w:r w:rsidRPr="00AC61BA">
        <w:t>3.</w:t>
      </w:r>
      <w:r w:rsidRPr="00AC61BA">
        <w:tab/>
        <w:t xml:space="preserve">J. Palacci, S. Sacanna, A. P. Steinberg, D. J. Pine, P. M. Chaikin, Living Crystals of Light-Activated Colloidal Surfers. </w:t>
      </w:r>
      <w:r w:rsidRPr="00AC61BA">
        <w:rPr>
          <w:i/>
        </w:rPr>
        <w:t>Science</w:t>
      </w:r>
      <w:r w:rsidRPr="00AC61BA">
        <w:t xml:space="preserve"> </w:t>
      </w:r>
      <w:r w:rsidRPr="00AC61BA">
        <w:rPr>
          <w:b/>
        </w:rPr>
        <w:t>339</w:t>
      </w:r>
      <w:r w:rsidRPr="00AC61BA">
        <w:t>, 936-940 (2013).</w:t>
      </w:r>
      <w:bookmarkEnd w:id="29"/>
    </w:p>
    <w:p w14:paraId="3E48DDF3" w14:textId="77777777" w:rsidR="00AC61BA" w:rsidRPr="00AC61BA" w:rsidRDefault="00AC61BA" w:rsidP="00AC61BA">
      <w:pPr>
        <w:pStyle w:val="EndNoteBibliography"/>
        <w:ind w:left="720" w:hanging="720"/>
      </w:pPr>
      <w:bookmarkStart w:id="30" w:name="_ENREF_4"/>
      <w:r w:rsidRPr="00AC61BA">
        <w:t>4.</w:t>
      </w:r>
      <w:r w:rsidRPr="00AC61BA">
        <w:tab/>
        <w:t xml:space="preserve">A. Okubo, Dynamical aspects of animal grouping: Swarms, schools, flocks, and herds. </w:t>
      </w:r>
      <w:r w:rsidRPr="00AC61BA">
        <w:rPr>
          <w:i/>
        </w:rPr>
        <w:t>Advances in Biophysics</w:t>
      </w:r>
      <w:r w:rsidRPr="00AC61BA">
        <w:t xml:space="preserve"> </w:t>
      </w:r>
      <w:r w:rsidRPr="00AC61BA">
        <w:rPr>
          <w:b/>
        </w:rPr>
        <w:t>22</w:t>
      </w:r>
      <w:r w:rsidRPr="00AC61BA">
        <w:t>, 1-94 (1986).</w:t>
      </w:r>
      <w:bookmarkEnd w:id="30"/>
    </w:p>
    <w:p w14:paraId="4E86A38F" w14:textId="77777777" w:rsidR="00AC61BA" w:rsidRPr="00AC61BA" w:rsidRDefault="00AC61BA" w:rsidP="00AC61BA">
      <w:pPr>
        <w:pStyle w:val="EndNoteBibliography"/>
        <w:ind w:left="720" w:hanging="720"/>
      </w:pPr>
      <w:bookmarkStart w:id="31" w:name="_ENREF_5"/>
      <w:r w:rsidRPr="00AC61BA">
        <w:t>5.</w:t>
      </w:r>
      <w:r w:rsidRPr="00AC61BA">
        <w:tab/>
        <w:t xml:space="preserve">Y. Katz, K. Tunstrom, C. C. Ioannou, C. Huepe, I. D. Couzin, Inferring the structure and dynamics of interactions in schooling fish. </w:t>
      </w:r>
      <w:r w:rsidRPr="00AC61BA">
        <w:rPr>
          <w:i/>
        </w:rPr>
        <w:t>Proceedings of the National Academy of Sciences of the United States of America</w:t>
      </w:r>
      <w:r w:rsidRPr="00AC61BA">
        <w:t xml:space="preserve"> </w:t>
      </w:r>
      <w:r w:rsidRPr="00AC61BA">
        <w:rPr>
          <w:b/>
        </w:rPr>
        <w:t>108</w:t>
      </w:r>
      <w:r w:rsidRPr="00AC61BA">
        <w:t>, 18720-18725 (2011).</w:t>
      </w:r>
      <w:bookmarkEnd w:id="31"/>
    </w:p>
    <w:p w14:paraId="3A4C8500" w14:textId="77777777" w:rsidR="00AC61BA" w:rsidRPr="00AC61BA" w:rsidRDefault="00AC61BA" w:rsidP="00AC61BA">
      <w:pPr>
        <w:pStyle w:val="EndNoteBibliography"/>
        <w:ind w:left="720" w:hanging="720"/>
      </w:pPr>
      <w:bookmarkStart w:id="32" w:name="_ENREF_6"/>
      <w:r w:rsidRPr="00AC61BA">
        <w:t>6.</w:t>
      </w:r>
      <w:r w:rsidRPr="00AC61BA">
        <w:tab/>
        <w:t>W. Bialek</w:t>
      </w:r>
      <w:r w:rsidRPr="00AC61BA">
        <w:rPr>
          <w:i/>
        </w:rPr>
        <w:t xml:space="preserve"> et al.</w:t>
      </w:r>
      <w:r w:rsidRPr="00AC61BA">
        <w:t xml:space="preserve">, Statistical mechanics for natural flocks of birds. </w:t>
      </w:r>
      <w:r w:rsidRPr="00AC61BA">
        <w:rPr>
          <w:i/>
        </w:rPr>
        <w:t>Proceedings of the National Academy of Sciences of the United States of America</w:t>
      </w:r>
      <w:r w:rsidRPr="00AC61BA">
        <w:t xml:space="preserve"> </w:t>
      </w:r>
      <w:r w:rsidRPr="00AC61BA">
        <w:rPr>
          <w:b/>
        </w:rPr>
        <w:t>109</w:t>
      </w:r>
      <w:r w:rsidRPr="00AC61BA">
        <w:t>, 4786-4791 (2012).</w:t>
      </w:r>
      <w:bookmarkEnd w:id="32"/>
    </w:p>
    <w:p w14:paraId="0DA89240" w14:textId="77777777" w:rsidR="00AC61BA" w:rsidRPr="00AC61BA" w:rsidRDefault="00AC61BA" w:rsidP="00AC61BA">
      <w:pPr>
        <w:pStyle w:val="EndNoteBibliography"/>
        <w:ind w:left="720" w:hanging="720"/>
      </w:pPr>
      <w:bookmarkStart w:id="33" w:name="_ENREF_7"/>
      <w:r w:rsidRPr="00AC61BA">
        <w:t>7.</w:t>
      </w:r>
      <w:r w:rsidRPr="00AC61BA">
        <w:tab/>
        <w:t>A. Cavagna</w:t>
      </w:r>
      <w:r w:rsidRPr="00AC61BA">
        <w:rPr>
          <w:i/>
        </w:rPr>
        <w:t xml:space="preserve"> et al.</w:t>
      </w:r>
      <w:r w:rsidRPr="00AC61BA">
        <w:t xml:space="preserve">, Scale-free correlations in starling flocks. </w:t>
      </w:r>
      <w:r w:rsidRPr="00AC61BA">
        <w:rPr>
          <w:i/>
        </w:rPr>
        <w:t>Proceedings of the National Academy of Sciences</w:t>
      </w:r>
      <w:r w:rsidRPr="00AC61BA">
        <w:t xml:space="preserve"> </w:t>
      </w:r>
      <w:r w:rsidRPr="00AC61BA">
        <w:rPr>
          <w:b/>
        </w:rPr>
        <w:t>107</w:t>
      </w:r>
      <w:r w:rsidRPr="00AC61BA">
        <w:t>, 11865-11870 (2010).</w:t>
      </w:r>
      <w:bookmarkEnd w:id="33"/>
    </w:p>
    <w:p w14:paraId="177F8DAD" w14:textId="77777777" w:rsidR="00AC61BA" w:rsidRPr="00AC61BA" w:rsidRDefault="00AC61BA" w:rsidP="00AC61BA">
      <w:pPr>
        <w:pStyle w:val="EndNoteBibliography"/>
        <w:ind w:left="720" w:hanging="720"/>
      </w:pPr>
      <w:bookmarkStart w:id="34" w:name="_ENREF_8"/>
      <w:r w:rsidRPr="00AC61BA">
        <w:t>8.</w:t>
      </w:r>
      <w:r w:rsidRPr="00AC61BA">
        <w:tab/>
        <w:t>M. Ballerini</w:t>
      </w:r>
      <w:r w:rsidRPr="00AC61BA">
        <w:rPr>
          <w:i/>
        </w:rPr>
        <w:t xml:space="preserve"> et al.</w:t>
      </w:r>
      <w:r w:rsidRPr="00AC61BA">
        <w:t xml:space="preserve">, Interaction ruling animal collective behavior depends on topological rather than metric distance: Evidence from a field study. </w:t>
      </w:r>
      <w:r w:rsidRPr="00AC61BA">
        <w:rPr>
          <w:i/>
        </w:rPr>
        <w:t>Proceedings of the National Academy of Sciences</w:t>
      </w:r>
      <w:r w:rsidRPr="00AC61BA">
        <w:t xml:space="preserve"> </w:t>
      </w:r>
      <w:r w:rsidRPr="00AC61BA">
        <w:rPr>
          <w:b/>
        </w:rPr>
        <w:t>105</w:t>
      </w:r>
      <w:r w:rsidRPr="00AC61BA">
        <w:t>, 1232-1237 (2008).</w:t>
      </w:r>
      <w:bookmarkEnd w:id="34"/>
    </w:p>
    <w:p w14:paraId="074DBDBD" w14:textId="77777777" w:rsidR="00AC61BA" w:rsidRPr="00AC61BA" w:rsidRDefault="00AC61BA" w:rsidP="00AC61BA">
      <w:pPr>
        <w:pStyle w:val="EndNoteBibliography"/>
        <w:ind w:left="720" w:hanging="720"/>
      </w:pPr>
      <w:bookmarkStart w:id="35" w:name="_ENREF_9"/>
      <w:r w:rsidRPr="00AC61BA">
        <w:t>9.</w:t>
      </w:r>
      <w:r w:rsidRPr="00AC61BA">
        <w:tab/>
        <w:t xml:space="preserve">D. Helbing, Traffic and related self-driven many-particle systems. </w:t>
      </w:r>
      <w:r w:rsidRPr="00AC61BA">
        <w:rPr>
          <w:i/>
        </w:rPr>
        <w:t>Reviews of Modern Physics</w:t>
      </w:r>
      <w:r w:rsidRPr="00AC61BA">
        <w:t xml:space="preserve"> </w:t>
      </w:r>
      <w:r w:rsidRPr="00AC61BA">
        <w:rPr>
          <w:b/>
        </w:rPr>
        <w:t>73</w:t>
      </w:r>
      <w:r w:rsidRPr="00AC61BA">
        <w:t>, 1067-1141 (2001).</w:t>
      </w:r>
      <w:bookmarkEnd w:id="35"/>
    </w:p>
    <w:p w14:paraId="19C3560C" w14:textId="77777777" w:rsidR="00AC61BA" w:rsidRPr="00AC61BA" w:rsidRDefault="00AC61BA" w:rsidP="00AC61BA">
      <w:pPr>
        <w:pStyle w:val="EndNoteBibliography"/>
        <w:ind w:left="720" w:hanging="720"/>
      </w:pPr>
      <w:bookmarkStart w:id="36" w:name="_ENREF_10"/>
      <w:r w:rsidRPr="00AC61BA">
        <w:t>10.</w:t>
      </w:r>
      <w:r w:rsidRPr="00AC61BA">
        <w:tab/>
        <w:t xml:space="preserve">N. C. Darnton, L. Turner, S. Rojevsky, H. C. Berg, Dynamics of Bacterial Swarming. </w:t>
      </w:r>
      <w:r w:rsidRPr="00AC61BA">
        <w:rPr>
          <w:i/>
        </w:rPr>
        <w:t>Biophysical Journal</w:t>
      </w:r>
      <w:r w:rsidRPr="00AC61BA">
        <w:t xml:space="preserve"> </w:t>
      </w:r>
      <w:r w:rsidRPr="00AC61BA">
        <w:rPr>
          <w:b/>
        </w:rPr>
        <w:t>98</w:t>
      </w:r>
      <w:r w:rsidRPr="00AC61BA">
        <w:t>, 2082-2090 (2010).</w:t>
      </w:r>
      <w:bookmarkEnd w:id="36"/>
    </w:p>
    <w:p w14:paraId="33AE4F51" w14:textId="77777777" w:rsidR="00AC61BA" w:rsidRPr="00AC61BA" w:rsidRDefault="00AC61BA" w:rsidP="00AC61BA">
      <w:pPr>
        <w:pStyle w:val="EndNoteBibliography"/>
        <w:ind w:left="720" w:hanging="720"/>
      </w:pPr>
      <w:bookmarkStart w:id="37" w:name="_ENREF_11"/>
      <w:r w:rsidRPr="00AC61BA">
        <w:t>11.</w:t>
      </w:r>
      <w:r w:rsidRPr="00AC61BA">
        <w:tab/>
        <w:t xml:space="preserve">E. Méhes, T. Vicsek, Collective motion of cells: from experiments to models. </w:t>
      </w:r>
      <w:r w:rsidRPr="00AC61BA">
        <w:rPr>
          <w:i/>
        </w:rPr>
        <w:t>Integr. Biol.</w:t>
      </w:r>
      <w:r w:rsidRPr="00AC61BA">
        <w:t xml:space="preserve"> </w:t>
      </w:r>
      <w:r w:rsidRPr="00AC61BA">
        <w:rPr>
          <w:b/>
        </w:rPr>
        <w:t>6</w:t>
      </w:r>
      <w:r w:rsidRPr="00AC61BA">
        <w:t>, 831-854 (2014).</w:t>
      </w:r>
      <w:bookmarkEnd w:id="37"/>
    </w:p>
    <w:p w14:paraId="04FC1854" w14:textId="77777777" w:rsidR="00AC61BA" w:rsidRPr="00AC61BA" w:rsidRDefault="00AC61BA" w:rsidP="00AC61BA">
      <w:pPr>
        <w:pStyle w:val="EndNoteBibliography"/>
        <w:ind w:left="720" w:hanging="720"/>
      </w:pPr>
      <w:bookmarkStart w:id="38" w:name="_ENREF_12"/>
      <w:r w:rsidRPr="00AC61BA">
        <w:lastRenderedPageBreak/>
        <w:t>12.</w:t>
      </w:r>
      <w:r w:rsidRPr="00AC61BA">
        <w:tab/>
        <w:t>A. Garcimartín</w:t>
      </w:r>
      <w:r w:rsidRPr="00AC61BA">
        <w:rPr>
          <w:i/>
        </w:rPr>
        <w:t xml:space="preserve"> et al.</w:t>
      </w:r>
      <w:r w:rsidRPr="00AC61BA">
        <w:t xml:space="preserve">, Flow and clogging of a sheep herd passing through a bottleneck. </w:t>
      </w:r>
      <w:r w:rsidRPr="00AC61BA">
        <w:rPr>
          <w:i/>
        </w:rPr>
        <w:t>Physical Review E</w:t>
      </w:r>
      <w:r w:rsidRPr="00AC61BA">
        <w:t xml:space="preserve"> </w:t>
      </w:r>
      <w:r w:rsidRPr="00AC61BA">
        <w:rPr>
          <w:b/>
        </w:rPr>
        <w:t>91</w:t>
      </w:r>
      <w:r w:rsidRPr="00AC61BA">
        <w:t>,  (2015).</w:t>
      </w:r>
      <w:bookmarkEnd w:id="38"/>
    </w:p>
    <w:p w14:paraId="22B72C45" w14:textId="77777777" w:rsidR="00AC61BA" w:rsidRPr="00AC61BA" w:rsidRDefault="00AC61BA" w:rsidP="00AC61BA">
      <w:pPr>
        <w:pStyle w:val="EndNoteBibliography"/>
        <w:ind w:left="720" w:hanging="720"/>
      </w:pPr>
      <w:bookmarkStart w:id="39" w:name="_ENREF_13"/>
      <w:r w:rsidRPr="00AC61BA">
        <w:t>13.</w:t>
      </w:r>
      <w:r w:rsidRPr="00AC61BA">
        <w:tab/>
        <w:t xml:space="preserve">L. G.-B. Yash Mulgaonkar, Anurag Makineni, and Vijay Kumar, Bio-inspired Swarms of Small Aerial Robots (submitted). </w:t>
      </w:r>
      <w:r w:rsidRPr="00AC61BA">
        <w:rPr>
          <w:i/>
        </w:rPr>
        <w:t>Interface Focus</w:t>
      </w:r>
      <w:r w:rsidRPr="00AC61BA">
        <w:t>,  (2017).</w:t>
      </w:r>
      <w:bookmarkEnd w:id="39"/>
    </w:p>
    <w:p w14:paraId="5FCA7A0F" w14:textId="77777777" w:rsidR="00AC61BA" w:rsidRPr="00AC61BA" w:rsidRDefault="00AC61BA" w:rsidP="00AC61BA">
      <w:pPr>
        <w:pStyle w:val="EndNoteBibliography"/>
        <w:ind w:left="720" w:hanging="720"/>
      </w:pPr>
      <w:bookmarkStart w:id="40" w:name="_ENREF_14"/>
      <w:r w:rsidRPr="00AC61BA">
        <w:t>14.</w:t>
      </w:r>
      <w:r w:rsidRPr="00AC61BA">
        <w:tab/>
        <w:t>L. Wang, A. Ames, M. Egerstedt, paper presented at the 2016 American Control Conference (ACC), 2016/07 2016.</w:t>
      </w:r>
      <w:bookmarkEnd w:id="40"/>
    </w:p>
    <w:p w14:paraId="651C4A24" w14:textId="77777777" w:rsidR="00AC61BA" w:rsidRPr="00AC61BA" w:rsidRDefault="00AC61BA" w:rsidP="00AC61BA">
      <w:pPr>
        <w:pStyle w:val="EndNoteBibliography"/>
        <w:ind w:left="720" w:hanging="720"/>
      </w:pPr>
      <w:bookmarkStart w:id="41" w:name="_ENREF_15"/>
      <w:r w:rsidRPr="00AC61BA">
        <w:t>15.</w:t>
      </w:r>
      <w:r w:rsidRPr="00AC61BA">
        <w:tab/>
        <w:t xml:space="preserve">P. T. Metzger, Space development and space science together, an historic opportunity. </w:t>
      </w:r>
      <w:r w:rsidRPr="00AC61BA">
        <w:rPr>
          <w:i/>
        </w:rPr>
        <w:t>Space Policy</w:t>
      </w:r>
      <w:r w:rsidRPr="00AC61BA">
        <w:t xml:space="preserve"> </w:t>
      </w:r>
      <w:r w:rsidRPr="00AC61BA">
        <w:rPr>
          <w:b/>
        </w:rPr>
        <w:t>37</w:t>
      </w:r>
      <w:r w:rsidRPr="00AC61BA">
        <w:t>, 77-91 (2016).</w:t>
      </w:r>
      <w:bookmarkEnd w:id="41"/>
    </w:p>
    <w:p w14:paraId="22AB9FBC" w14:textId="77777777" w:rsidR="00AC61BA" w:rsidRPr="00AC61BA" w:rsidRDefault="00AC61BA" w:rsidP="00AC61BA">
      <w:pPr>
        <w:pStyle w:val="EndNoteBibliography"/>
        <w:ind w:left="720" w:hanging="720"/>
      </w:pPr>
      <w:bookmarkStart w:id="42" w:name="_ENREF_16"/>
      <w:r w:rsidRPr="00AC61BA">
        <w:t>16.</w:t>
      </w:r>
      <w:r w:rsidRPr="00AC61BA">
        <w:tab/>
        <w:t xml:space="preserve">L. Giomi, N. Hawley-Weld, L. Mahadevan, in </w:t>
      </w:r>
      <w:r w:rsidRPr="00AC61BA">
        <w:rPr>
          <w:i/>
        </w:rPr>
        <w:t>Proc. R. Soc. A</w:t>
      </w:r>
      <w:r w:rsidRPr="00AC61BA">
        <w:t>. (The Royal Society, 2013), vol. 469, pp. 20120637.</w:t>
      </w:r>
      <w:bookmarkEnd w:id="42"/>
    </w:p>
    <w:p w14:paraId="772F4E1E" w14:textId="77777777" w:rsidR="00AC61BA" w:rsidRPr="00AC61BA" w:rsidRDefault="00AC61BA" w:rsidP="00AC61BA">
      <w:pPr>
        <w:pStyle w:val="EndNoteBibliography"/>
        <w:ind w:left="720" w:hanging="720"/>
      </w:pPr>
      <w:bookmarkStart w:id="43" w:name="_ENREF_17"/>
      <w:r w:rsidRPr="00AC61BA">
        <w:t>17.</w:t>
      </w:r>
      <w:r w:rsidRPr="00AC61BA">
        <w:tab/>
        <w:t xml:space="preserve">V. Linevich, D. Monaenkova, D. I. Goldman, Robophysical study of excavation in confined environments. </w:t>
      </w:r>
      <w:r w:rsidRPr="00AC61BA">
        <w:rPr>
          <w:i/>
        </w:rPr>
        <w:t>Artificial Life and Robotics</w:t>
      </w:r>
      <w:r w:rsidRPr="00AC61BA">
        <w:t xml:space="preserve"> </w:t>
      </w:r>
      <w:r w:rsidRPr="00AC61BA">
        <w:rPr>
          <w:b/>
        </w:rPr>
        <w:t>21</w:t>
      </w:r>
      <w:r w:rsidRPr="00AC61BA">
        <w:t>, 460-465 (2016).</w:t>
      </w:r>
      <w:bookmarkEnd w:id="43"/>
    </w:p>
    <w:p w14:paraId="1802C7F7" w14:textId="77777777" w:rsidR="00AC61BA" w:rsidRPr="00AC61BA" w:rsidRDefault="00AC61BA" w:rsidP="00AC61BA">
      <w:pPr>
        <w:pStyle w:val="EndNoteBibliography"/>
        <w:ind w:left="720" w:hanging="720"/>
      </w:pPr>
      <w:bookmarkStart w:id="44" w:name="_ENREF_18"/>
      <w:r w:rsidRPr="00AC61BA">
        <w:t>18.</w:t>
      </w:r>
      <w:r w:rsidRPr="00AC61BA">
        <w:tab/>
        <w:t xml:space="preserve">D. Cassill, W. R. Tschinkel, S. B. Vinson, Nest complexity, group size and brood rearing in the fire ant, Solenopsis invicta. </w:t>
      </w:r>
      <w:r w:rsidRPr="00AC61BA">
        <w:rPr>
          <w:i/>
        </w:rPr>
        <w:t>Insectes Sociaux</w:t>
      </w:r>
      <w:r w:rsidRPr="00AC61BA">
        <w:t xml:space="preserve"> </w:t>
      </w:r>
      <w:r w:rsidRPr="00AC61BA">
        <w:rPr>
          <w:b/>
        </w:rPr>
        <w:t>49</w:t>
      </w:r>
      <w:r w:rsidRPr="00AC61BA">
        <w:t>, 158-163 (2002).</w:t>
      </w:r>
      <w:bookmarkEnd w:id="44"/>
    </w:p>
    <w:p w14:paraId="40447BF3" w14:textId="77777777" w:rsidR="00AC61BA" w:rsidRPr="00AC61BA" w:rsidRDefault="00AC61BA" w:rsidP="00AC61BA">
      <w:pPr>
        <w:pStyle w:val="EndNoteBibliography"/>
        <w:ind w:left="720" w:hanging="720"/>
      </w:pPr>
      <w:bookmarkStart w:id="45" w:name="_ENREF_19"/>
      <w:r w:rsidRPr="00AC61BA">
        <w:t>19.</w:t>
      </w:r>
      <w:r w:rsidRPr="00AC61BA">
        <w:tab/>
        <w:t>L. Lach, C. L. Parr, K. L. Abbott. (Oxford University Press (OUP), 2009).</w:t>
      </w:r>
      <w:bookmarkEnd w:id="45"/>
    </w:p>
    <w:p w14:paraId="6EADF60F" w14:textId="77777777" w:rsidR="00AC61BA" w:rsidRPr="00AC61BA" w:rsidRDefault="00AC61BA" w:rsidP="00AC61BA">
      <w:pPr>
        <w:pStyle w:val="EndNoteBibliography"/>
        <w:ind w:left="720" w:hanging="720"/>
      </w:pPr>
      <w:bookmarkStart w:id="46" w:name="_ENREF_20"/>
      <w:r w:rsidRPr="00AC61BA">
        <w:t>20.</w:t>
      </w:r>
      <w:r w:rsidRPr="00AC61BA">
        <w:tab/>
        <w:t xml:space="preserve">N. Gravish, G. Gold, A. Zangwill, M. A. D. Goodisman, D. I. Goldman, Glass-like dynamics in confined and congested ant traffic. </w:t>
      </w:r>
      <w:r w:rsidRPr="00AC61BA">
        <w:rPr>
          <w:i/>
        </w:rPr>
        <w:t>Soft Matter</w:t>
      </w:r>
      <w:r w:rsidRPr="00AC61BA">
        <w:t xml:space="preserve"> </w:t>
      </w:r>
      <w:r w:rsidRPr="00AC61BA">
        <w:rPr>
          <w:b/>
        </w:rPr>
        <w:t>11</w:t>
      </w:r>
      <w:r w:rsidRPr="00AC61BA">
        <w:t>, 6552-6561 (2015).</w:t>
      </w:r>
      <w:bookmarkEnd w:id="46"/>
    </w:p>
    <w:p w14:paraId="1060B6E3" w14:textId="77777777" w:rsidR="00AC61BA" w:rsidRPr="00AC61BA" w:rsidRDefault="00AC61BA" w:rsidP="00AC61BA">
      <w:pPr>
        <w:pStyle w:val="EndNoteBibliography"/>
        <w:ind w:left="720" w:hanging="720"/>
      </w:pPr>
      <w:bookmarkStart w:id="47" w:name="_ENREF_21"/>
      <w:r w:rsidRPr="00AC61BA">
        <w:t>21.</w:t>
      </w:r>
      <w:r w:rsidRPr="00AC61BA">
        <w:tab/>
        <w:t>D. Monaenkova</w:t>
      </w:r>
      <w:r w:rsidRPr="00AC61BA">
        <w:rPr>
          <w:i/>
        </w:rPr>
        <w:t xml:space="preserve"> et al.</w:t>
      </w:r>
      <w:r w:rsidRPr="00AC61BA">
        <w:t xml:space="preserve">, Behavioral and mechanical determinants of collective subsurface nest excavation. </w:t>
      </w:r>
      <w:r w:rsidRPr="00AC61BA">
        <w:rPr>
          <w:i/>
        </w:rPr>
        <w:t>The Journal of experimental biology</w:t>
      </w:r>
      <w:r w:rsidRPr="00AC61BA">
        <w:t xml:space="preserve"> </w:t>
      </w:r>
      <w:r w:rsidRPr="00AC61BA">
        <w:rPr>
          <w:b/>
        </w:rPr>
        <w:t>218</w:t>
      </w:r>
      <w:r w:rsidRPr="00AC61BA">
        <w:t>, 1295-1305 (2015).</w:t>
      </w:r>
      <w:bookmarkEnd w:id="47"/>
    </w:p>
    <w:p w14:paraId="6D78DDFC" w14:textId="77777777" w:rsidR="00AC61BA" w:rsidRPr="00AC61BA" w:rsidRDefault="00AC61BA" w:rsidP="00AC61BA">
      <w:pPr>
        <w:pStyle w:val="EndNoteBibliography"/>
        <w:ind w:left="720" w:hanging="720"/>
      </w:pPr>
      <w:bookmarkStart w:id="48" w:name="_ENREF_22"/>
      <w:r w:rsidRPr="00AC61BA">
        <w:t>22.</w:t>
      </w:r>
      <w:r w:rsidRPr="00AC61BA">
        <w:tab/>
        <w:t xml:space="preserve">P. Tenczar, C. C. Lutz, V. D. Rao, N. Goldenfeld, G. E. Robinson, Automated monitoring reveals extreme interindividual variation and plasticity in honeybee foraging activity levels. </w:t>
      </w:r>
      <w:r w:rsidRPr="00AC61BA">
        <w:rPr>
          <w:i/>
        </w:rPr>
        <w:t>Animal Behaviour</w:t>
      </w:r>
      <w:r w:rsidRPr="00AC61BA">
        <w:t xml:space="preserve"> </w:t>
      </w:r>
      <w:r w:rsidRPr="00AC61BA">
        <w:rPr>
          <w:b/>
        </w:rPr>
        <w:t>95</w:t>
      </w:r>
      <w:r w:rsidRPr="00AC61BA">
        <w:t>, 41-48 (2014).</w:t>
      </w:r>
      <w:bookmarkEnd w:id="48"/>
    </w:p>
    <w:p w14:paraId="6DC6F7AD" w14:textId="77777777" w:rsidR="00AC61BA" w:rsidRPr="00AC61BA" w:rsidRDefault="00AC61BA" w:rsidP="00AC61BA">
      <w:pPr>
        <w:pStyle w:val="EndNoteBibliography"/>
        <w:ind w:left="720" w:hanging="720"/>
      </w:pPr>
      <w:bookmarkStart w:id="49" w:name="_ENREF_23"/>
      <w:r w:rsidRPr="00AC61BA">
        <w:t>23.</w:t>
      </w:r>
      <w:r w:rsidRPr="00AC61BA">
        <w:tab/>
        <w:t xml:space="preserve">E. J. Robinson, O. Feinerman, N. R. Franks, Flexible task allocation and the organization of work in ants. </w:t>
      </w:r>
      <w:r w:rsidRPr="00AC61BA">
        <w:rPr>
          <w:i/>
        </w:rPr>
        <w:t>Proc Biol Sci</w:t>
      </w:r>
      <w:r w:rsidRPr="00AC61BA">
        <w:t xml:space="preserve"> </w:t>
      </w:r>
      <w:r w:rsidRPr="00AC61BA">
        <w:rPr>
          <w:b/>
        </w:rPr>
        <w:t>276</w:t>
      </w:r>
      <w:r w:rsidRPr="00AC61BA">
        <w:t>, 4373-4380 (2009).</w:t>
      </w:r>
      <w:bookmarkEnd w:id="49"/>
    </w:p>
    <w:p w14:paraId="1908C51E" w14:textId="77777777" w:rsidR="00AC61BA" w:rsidRPr="00AC61BA" w:rsidRDefault="00AC61BA" w:rsidP="00AC61BA">
      <w:pPr>
        <w:pStyle w:val="EndNoteBibliography"/>
        <w:ind w:left="720" w:hanging="720"/>
      </w:pPr>
      <w:bookmarkStart w:id="50" w:name="_ENREF_24"/>
      <w:r w:rsidRPr="00AC61BA">
        <w:t>24.</w:t>
      </w:r>
      <w:r w:rsidRPr="00AC61BA">
        <w:tab/>
        <w:t xml:space="preserve">V. Fourcassie, A. Dussutour, J. L. Deneubourg, Ant traffic rules. </w:t>
      </w:r>
      <w:r w:rsidRPr="00AC61BA">
        <w:rPr>
          <w:i/>
        </w:rPr>
        <w:t>Journal of Experimental Biology</w:t>
      </w:r>
      <w:r w:rsidRPr="00AC61BA">
        <w:t xml:space="preserve"> </w:t>
      </w:r>
      <w:r w:rsidRPr="00AC61BA">
        <w:rPr>
          <w:b/>
        </w:rPr>
        <w:t>213</w:t>
      </w:r>
      <w:r w:rsidRPr="00AC61BA">
        <w:t>, 2357-2363 (2010).</w:t>
      </w:r>
      <w:bookmarkEnd w:id="50"/>
    </w:p>
    <w:p w14:paraId="214E90E6" w14:textId="77777777" w:rsidR="00AC61BA" w:rsidRPr="00AC61BA" w:rsidRDefault="00AC61BA" w:rsidP="00AC61BA">
      <w:pPr>
        <w:pStyle w:val="EndNoteBibliography"/>
        <w:ind w:left="720" w:hanging="720"/>
      </w:pPr>
      <w:bookmarkStart w:id="51" w:name="_ENREF_25"/>
      <w:r w:rsidRPr="00AC61BA">
        <w:t>25.</w:t>
      </w:r>
      <w:r w:rsidRPr="00AC61BA">
        <w:tab/>
        <w:t xml:space="preserve">C. Gershenson, D. Helbing, When slower is faster. </w:t>
      </w:r>
      <w:r w:rsidRPr="00AC61BA">
        <w:rPr>
          <w:i/>
        </w:rPr>
        <w:t>Complexity</w:t>
      </w:r>
      <w:r w:rsidRPr="00AC61BA">
        <w:t xml:space="preserve"> </w:t>
      </w:r>
      <w:r w:rsidRPr="00AC61BA">
        <w:rPr>
          <w:b/>
        </w:rPr>
        <w:t>21</w:t>
      </w:r>
      <w:r w:rsidRPr="00AC61BA">
        <w:t>, 9-15 (2015).</w:t>
      </w:r>
      <w:bookmarkEnd w:id="51"/>
    </w:p>
    <w:p w14:paraId="1325BCEC" w14:textId="77777777" w:rsidR="00AC61BA" w:rsidRPr="00AC61BA" w:rsidRDefault="00AC61BA" w:rsidP="00AC61BA">
      <w:pPr>
        <w:pStyle w:val="EndNoteBibliography"/>
        <w:ind w:left="720" w:hanging="720"/>
      </w:pPr>
      <w:bookmarkStart w:id="52" w:name="_ENREF_26"/>
      <w:r w:rsidRPr="00AC61BA">
        <w:t>26.</w:t>
      </w:r>
      <w:r w:rsidRPr="00AC61BA">
        <w:tab/>
        <w:t xml:space="preserve">K. Nagel, M. Schreckenberg, A cellular automaton model for freeway traffic. </w:t>
      </w:r>
      <w:r w:rsidRPr="00AC61BA">
        <w:rPr>
          <w:i/>
        </w:rPr>
        <w:t>Journal de Physique I</w:t>
      </w:r>
      <w:r w:rsidRPr="00AC61BA">
        <w:t xml:space="preserve"> </w:t>
      </w:r>
      <w:r w:rsidRPr="00AC61BA">
        <w:rPr>
          <w:b/>
        </w:rPr>
        <w:t>2</w:t>
      </w:r>
      <w:r w:rsidRPr="00AC61BA">
        <w:t>, 2221-2229 (1992).</w:t>
      </w:r>
      <w:bookmarkEnd w:id="52"/>
    </w:p>
    <w:p w14:paraId="463B9543" w14:textId="77777777" w:rsidR="00AC61BA" w:rsidRPr="00AC61BA" w:rsidRDefault="00AC61BA" w:rsidP="00AC61BA">
      <w:pPr>
        <w:pStyle w:val="EndNoteBibliography"/>
        <w:ind w:left="720" w:hanging="720"/>
      </w:pPr>
      <w:bookmarkStart w:id="53" w:name="_ENREF_27"/>
      <w:r w:rsidRPr="00AC61BA">
        <w:t>27.</w:t>
      </w:r>
      <w:r w:rsidRPr="00AC61BA">
        <w:tab/>
        <w:t xml:space="preserve">R. Kuhne, in </w:t>
      </w:r>
      <w:r w:rsidRPr="00AC61BA">
        <w:rPr>
          <w:i/>
        </w:rPr>
        <w:t>Internation Symposium on Highway Capacity</w:t>
      </w:r>
      <w:r w:rsidRPr="00AC61BA">
        <w:t>. (1991).</w:t>
      </w:r>
      <w:bookmarkEnd w:id="53"/>
    </w:p>
    <w:p w14:paraId="1ACAC860" w14:textId="77777777" w:rsidR="00AC61BA" w:rsidRPr="00AC61BA" w:rsidRDefault="00AC61BA" w:rsidP="00AC61BA">
      <w:pPr>
        <w:pStyle w:val="EndNoteBibliography"/>
        <w:ind w:left="720" w:hanging="720"/>
      </w:pPr>
      <w:bookmarkStart w:id="54" w:name="_ENREF_28"/>
      <w:r w:rsidRPr="00AC61BA">
        <w:t>28.</w:t>
      </w:r>
      <w:r w:rsidRPr="00AC61BA">
        <w:tab/>
        <w:t xml:space="preserve">K. N. Nordstrom, J. P. Gollub, D. J. Durian, Dynamical heterogeneity in soft-particle suspensions under shear. </w:t>
      </w:r>
      <w:r w:rsidRPr="00AC61BA">
        <w:rPr>
          <w:i/>
        </w:rPr>
        <w:t>Physical Review E</w:t>
      </w:r>
      <w:r w:rsidRPr="00AC61BA">
        <w:t xml:space="preserve"> </w:t>
      </w:r>
      <w:r w:rsidRPr="00AC61BA">
        <w:rPr>
          <w:b/>
        </w:rPr>
        <w:t>84</w:t>
      </w:r>
      <w:r w:rsidRPr="00AC61BA">
        <w:t>,  (2011).</w:t>
      </w:r>
      <w:bookmarkEnd w:id="54"/>
    </w:p>
    <w:p w14:paraId="2D7043E2" w14:textId="77777777" w:rsidR="00AC61BA" w:rsidRPr="00AC61BA" w:rsidRDefault="00AC61BA" w:rsidP="00AC61BA">
      <w:pPr>
        <w:pStyle w:val="EndNoteBibliography"/>
        <w:ind w:left="720" w:hanging="720"/>
      </w:pPr>
      <w:bookmarkStart w:id="55" w:name="_ENREF_29"/>
      <w:r w:rsidRPr="00AC61BA">
        <w:t>29.</w:t>
      </w:r>
      <w:r w:rsidRPr="00AC61BA">
        <w:tab/>
        <w:t xml:space="preserve">Z. Jiang, Q. Kemao, H. Miao, J. Yang, L. Tang, Path-independent digital image correlation with high accuracy, speed and robustness. </w:t>
      </w:r>
      <w:r w:rsidRPr="00AC61BA">
        <w:rPr>
          <w:i/>
        </w:rPr>
        <w:t>Optics and Lasers in Engineering</w:t>
      </w:r>
      <w:r w:rsidRPr="00AC61BA">
        <w:t xml:space="preserve"> </w:t>
      </w:r>
      <w:r w:rsidRPr="00AC61BA">
        <w:rPr>
          <w:b/>
        </w:rPr>
        <w:t>65</w:t>
      </w:r>
      <w:r w:rsidRPr="00AC61BA">
        <w:t>, 93-102 (2015).</w:t>
      </w:r>
      <w:bookmarkEnd w:id="55"/>
    </w:p>
    <w:p w14:paraId="747F15C6" w14:textId="77777777" w:rsidR="00AC61BA" w:rsidRPr="00AC61BA" w:rsidRDefault="00AC61BA" w:rsidP="00AC61BA">
      <w:pPr>
        <w:pStyle w:val="EndNoteBibliography"/>
        <w:ind w:left="720" w:hanging="720"/>
      </w:pPr>
      <w:bookmarkStart w:id="56" w:name="_ENREF_30"/>
      <w:r w:rsidRPr="00AC61BA">
        <w:t>30.</w:t>
      </w:r>
      <w:r w:rsidRPr="00AC61BA">
        <w:tab/>
        <w:t xml:space="preserve">C. A. Angell, Formation of Glasses from Liquids and Biopolymers. </w:t>
      </w:r>
      <w:r w:rsidRPr="00AC61BA">
        <w:rPr>
          <w:i/>
        </w:rPr>
        <w:t>Science</w:t>
      </w:r>
      <w:r w:rsidRPr="00AC61BA">
        <w:t xml:space="preserve"> </w:t>
      </w:r>
      <w:r w:rsidRPr="00AC61BA">
        <w:rPr>
          <w:b/>
        </w:rPr>
        <w:t>267</w:t>
      </w:r>
      <w:r w:rsidRPr="00AC61BA">
        <w:t>, 1924-1935 (1995).</w:t>
      </w:r>
      <w:bookmarkEnd w:id="56"/>
    </w:p>
    <w:p w14:paraId="58E597B8" w14:textId="46E9055A" w:rsidR="0052760D" w:rsidRDefault="00F6241A" w:rsidP="009826F6">
      <w:r>
        <w:fldChar w:fldCharType="end"/>
      </w:r>
      <w:bookmarkEnd w:id="25"/>
      <w:bookmarkEnd w:id="26"/>
    </w:p>
    <w:p w14:paraId="7AFA4894" w14:textId="77777777" w:rsidR="002B7B2B" w:rsidRPr="0082151F" w:rsidRDefault="002B7B2B" w:rsidP="002B7B2B">
      <w:pPr>
        <w:pStyle w:val="SOMHead"/>
        <w:rPr>
          <w:b w:val="0"/>
        </w:rPr>
      </w:pPr>
      <w:r>
        <w:t xml:space="preserve">Supplementary Materials: </w:t>
      </w:r>
    </w:p>
    <w:p w14:paraId="6EBF54B1" w14:textId="77777777" w:rsidR="002B7B2B" w:rsidRDefault="002B7B2B" w:rsidP="002B7B2B">
      <w:pPr>
        <w:pStyle w:val="SOMContent"/>
        <w:rPr>
          <w:b/>
          <w:sz w:val="40"/>
        </w:rPr>
      </w:pPr>
      <w:r>
        <w:t>Materials and Methods</w:t>
      </w:r>
      <w:r w:rsidR="00652C40">
        <w:t xml:space="preserve">, </w:t>
      </w:r>
      <w:r>
        <w:t>Videos</w:t>
      </w:r>
      <w:r w:rsidRPr="002B7B2B">
        <w:rPr>
          <w:b/>
          <w:sz w:val="40"/>
        </w:rPr>
        <w:t xml:space="preserve"> </w:t>
      </w:r>
    </w:p>
    <w:p w14:paraId="3D20FF1D" w14:textId="77777777" w:rsidR="00BB64EE" w:rsidRPr="00E25616" w:rsidRDefault="00BB64EE" w:rsidP="00E25616">
      <w:pPr>
        <w:rPr>
          <w:rFonts w:eastAsia="Times New Roman"/>
          <w:b/>
          <w:sz w:val="40"/>
          <w:szCs w:val="24"/>
        </w:rPr>
      </w:pPr>
    </w:p>
    <w:p w14:paraId="35E7DC45" w14:textId="309BD4DB" w:rsidR="002B7B2B" w:rsidRDefault="009D4CE8" w:rsidP="003B2948">
      <w:pPr>
        <w:pStyle w:val="SOMContent"/>
        <w:jc w:val="center"/>
      </w:pPr>
      <w:r>
        <w:rPr>
          <w:noProof/>
        </w:rPr>
        <w:lastRenderedPageBreak/>
        <w:drawing>
          <wp:inline distT="0" distB="0" distL="0" distR="0" wp14:anchorId="654195FF" wp14:editId="040B7521">
            <wp:extent cx="5183159" cy="57245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83159" cy="5724534"/>
                    </a:xfrm>
                    <a:prstGeom prst="rect">
                      <a:avLst/>
                    </a:prstGeom>
                  </pic:spPr>
                </pic:pic>
              </a:graphicData>
            </a:graphic>
          </wp:inline>
        </w:drawing>
      </w:r>
    </w:p>
    <w:p w14:paraId="1AFA09A7" w14:textId="77777777" w:rsidR="002B7B2B" w:rsidRPr="00B25FEF" w:rsidRDefault="002B7B2B" w:rsidP="002B7B2B">
      <w:pPr>
        <w:ind w:firstLine="720"/>
        <w:jc w:val="both"/>
        <w:rPr>
          <w:sz w:val="24"/>
          <w:szCs w:val="24"/>
        </w:rPr>
      </w:pPr>
    </w:p>
    <w:p w14:paraId="05510332" w14:textId="5FF53012" w:rsidR="002B7B2B" w:rsidRPr="00B25FEF" w:rsidRDefault="002B7B2B" w:rsidP="00564DA4">
      <w:pPr>
        <w:jc w:val="both"/>
        <w:rPr>
          <w:sz w:val="24"/>
          <w:szCs w:val="24"/>
        </w:rPr>
      </w:pPr>
      <w:r w:rsidRPr="00B25FEF">
        <w:rPr>
          <w:b/>
          <w:bCs/>
          <w:color w:val="000000" w:themeColor="text1"/>
          <w:kern w:val="24"/>
          <w:sz w:val="24"/>
          <w:szCs w:val="24"/>
        </w:rPr>
        <w:t>Fig.</w:t>
      </w:r>
      <w:r w:rsidR="00954683">
        <w:rPr>
          <w:b/>
          <w:bCs/>
          <w:color w:val="000000" w:themeColor="text1"/>
          <w:kern w:val="24"/>
          <w:sz w:val="24"/>
          <w:szCs w:val="24"/>
        </w:rPr>
        <w:t xml:space="preserve"> </w:t>
      </w:r>
      <w:r w:rsidRPr="00B25FEF">
        <w:rPr>
          <w:b/>
          <w:bCs/>
          <w:color w:val="000000" w:themeColor="text1"/>
          <w:kern w:val="24"/>
          <w:sz w:val="24"/>
          <w:szCs w:val="24"/>
        </w:rPr>
        <w:t>1</w:t>
      </w:r>
      <w:r w:rsidRPr="00B25FEF">
        <w:rPr>
          <w:color w:val="000000" w:themeColor="text1"/>
          <w:kern w:val="24"/>
          <w:sz w:val="24"/>
          <w:szCs w:val="24"/>
        </w:rPr>
        <w:t xml:space="preserve"> </w:t>
      </w:r>
      <w:r w:rsidR="00101A6D" w:rsidRPr="00101A6D">
        <w:rPr>
          <w:b/>
          <w:color w:val="000000" w:themeColor="text1"/>
          <w:kern w:val="24"/>
          <w:sz w:val="24"/>
          <w:szCs w:val="24"/>
        </w:rPr>
        <w:t xml:space="preserve">Confined </w:t>
      </w:r>
      <w:r w:rsidR="008332BF">
        <w:rPr>
          <w:b/>
          <w:color w:val="000000" w:themeColor="text1"/>
          <w:kern w:val="24"/>
          <w:sz w:val="24"/>
          <w:szCs w:val="24"/>
        </w:rPr>
        <w:t xml:space="preserve">biological and robotic </w:t>
      </w:r>
      <w:r w:rsidR="00E26201">
        <w:rPr>
          <w:b/>
          <w:color w:val="000000" w:themeColor="text1"/>
          <w:kern w:val="24"/>
          <w:sz w:val="24"/>
          <w:szCs w:val="24"/>
        </w:rPr>
        <w:t>excavators</w:t>
      </w:r>
      <w:r w:rsidR="00101A6D" w:rsidRPr="00101A6D">
        <w:rPr>
          <w:b/>
          <w:color w:val="000000" w:themeColor="text1"/>
          <w:kern w:val="24"/>
          <w:sz w:val="24"/>
          <w:szCs w:val="24"/>
        </w:rPr>
        <w:t>.</w:t>
      </w:r>
      <w:r w:rsidR="00101A6D">
        <w:rPr>
          <w:color w:val="000000" w:themeColor="text1"/>
          <w:kern w:val="24"/>
          <w:sz w:val="24"/>
          <w:szCs w:val="24"/>
        </w:rPr>
        <w:t xml:space="preserve"> </w:t>
      </w:r>
      <w:r w:rsidRPr="00B25FEF">
        <w:rPr>
          <w:color w:val="000000" w:themeColor="text1"/>
          <w:kern w:val="24"/>
          <w:sz w:val="24"/>
          <w:szCs w:val="24"/>
        </w:rPr>
        <w:t xml:space="preserve">(A) X-ray reconstruction of the </w:t>
      </w:r>
      <w:r w:rsidRPr="00B25FEF">
        <w:rPr>
          <w:i/>
          <w:iCs/>
          <w:color w:val="000000" w:themeColor="text1"/>
          <w:kern w:val="24"/>
          <w:sz w:val="24"/>
          <w:szCs w:val="24"/>
        </w:rPr>
        <w:t xml:space="preserve">S. invicta </w:t>
      </w:r>
      <w:r w:rsidRPr="00B25FEF">
        <w:rPr>
          <w:color w:val="000000" w:themeColor="text1"/>
          <w:kern w:val="24"/>
          <w:sz w:val="24"/>
          <w:szCs w:val="24"/>
        </w:rPr>
        <w:t>nest</w:t>
      </w:r>
      <w:r w:rsidR="00893555">
        <w:rPr>
          <w:color w:val="000000" w:themeColor="text1"/>
          <w:kern w:val="24"/>
          <w:sz w:val="24"/>
          <w:szCs w:val="24"/>
        </w:rPr>
        <w:t xml:space="preserve"> </w:t>
      </w:r>
      <w:r w:rsidR="00893555" w:rsidRPr="00893555">
        <w:rPr>
          <w:color w:val="000000" w:themeColor="text1"/>
          <w:kern w:val="24"/>
          <w:sz w:val="24"/>
          <w:szCs w:val="24"/>
          <w:highlight w:val="yellow"/>
        </w:rPr>
        <w:t>XX WHAT SOIL?</w:t>
      </w:r>
      <w:r w:rsidRPr="00893555">
        <w:rPr>
          <w:color w:val="000000" w:themeColor="text1"/>
          <w:kern w:val="24"/>
          <w:sz w:val="24"/>
          <w:szCs w:val="24"/>
          <w:highlight w:val="yellow"/>
        </w:rPr>
        <w:t>.</w:t>
      </w:r>
      <w:r w:rsidR="00D5340C">
        <w:rPr>
          <w:color w:val="000000" w:themeColor="text1"/>
          <w:kern w:val="24"/>
          <w:sz w:val="24"/>
          <w:szCs w:val="24"/>
        </w:rPr>
        <w:t xml:space="preserve"> </w:t>
      </w:r>
      <w:r w:rsidRPr="00B25FEF">
        <w:rPr>
          <w:color w:val="000000" w:themeColor="text1"/>
          <w:kern w:val="24"/>
          <w:sz w:val="24"/>
          <w:szCs w:val="24"/>
        </w:rPr>
        <w:t xml:space="preserve">(B) Painted </w:t>
      </w:r>
      <w:r w:rsidRPr="00B25FEF">
        <w:rPr>
          <w:i/>
          <w:iCs/>
          <w:color w:val="000000" w:themeColor="text1"/>
          <w:kern w:val="24"/>
          <w:sz w:val="24"/>
          <w:szCs w:val="24"/>
        </w:rPr>
        <w:t>S. invicta</w:t>
      </w:r>
      <w:r w:rsidRPr="00B25FEF">
        <w:rPr>
          <w:color w:val="000000" w:themeColor="text1"/>
          <w:kern w:val="24"/>
          <w:sz w:val="24"/>
          <w:szCs w:val="24"/>
        </w:rPr>
        <w:t xml:space="preserve"> fire ants excavating a tunnel. </w:t>
      </w:r>
      <w:r w:rsidR="00B25FEF" w:rsidRPr="00B25FEF">
        <w:rPr>
          <w:color w:val="000000" w:themeColor="text1"/>
          <w:kern w:val="24"/>
          <w:sz w:val="24"/>
          <w:szCs w:val="24"/>
        </w:rPr>
        <w:t xml:space="preserve">(C) </w:t>
      </w:r>
      <w:r w:rsidRPr="00B25FEF">
        <w:rPr>
          <w:color w:val="000000" w:themeColor="text1"/>
          <w:kern w:val="24"/>
          <w:sz w:val="24"/>
          <w:szCs w:val="24"/>
        </w:rPr>
        <w:t>Autonomous robotic diggers excavating in simulated environment</w:t>
      </w:r>
      <w:r w:rsidR="00821DFC">
        <w:rPr>
          <w:color w:val="000000" w:themeColor="text1"/>
          <w:kern w:val="24"/>
          <w:sz w:val="24"/>
          <w:szCs w:val="24"/>
        </w:rPr>
        <w:t xml:space="preserve"> with c</w:t>
      </w:r>
      <w:r w:rsidR="00C54E00">
        <w:rPr>
          <w:color w:val="000000" w:themeColor="text1"/>
          <w:kern w:val="24"/>
          <w:sz w:val="24"/>
          <w:szCs w:val="24"/>
        </w:rPr>
        <w:t>ohesive granular media</w:t>
      </w:r>
      <w:r w:rsidR="00B54DDB">
        <w:rPr>
          <w:color w:val="000000" w:themeColor="text1"/>
          <w:kern w:val="24"/>
          <w:sz w:val="24"/>
          <w:szCs w:val="24"/>
        </w:rPr>
        <w:t xml:space="preserve"> (diam. 13 </w:t>
      </w:r>
      <w:r w:rsidR="00996500">
        <w:rPr>
          <w:color w:val="000000" w:themeColor="text1"/>
          <w:kern w:val="24"/>
          <w:sz w:val="24"/>
          <w:szCs w:val="24"/>
        </w:rPr>
        <w:t>m</w:t>
      </w:r>
      <w:r w:rsidR="00B54DDB">
        <w:rPr>
          <w:color w:val="000000" w:themeColor="text1"/>
          <w:kern w:val="24"/>
          <w:sz w:val="24"/>
          <w:szCs w:val="24"/>
        </w:rPr>
        <w:t>m)</w:t>
      </w:r>
      <w:r w:rsidR="00C54E00">
        <w:rPr>
          <w:color w:val="000000" w:themeColor="text1"/>
          <w:kern w:val="24"/>
          <w:sz w:val="24"/>
          <w:szCs w:val="24"/>
        </w:rPr>
        <w:t>.</w:t>
      </w:r>
      <w:r w:rsidR="00D5340C">
        <w:rPr>
          <w:color w:val="000000" w:themeColor="text1"/>
          <w:kern w:val="24"/>
          <w:sz w:val="24"/>
          <w:szCs w:val="24"/>
        </w:rPr>
        <w:t xml:space="preserve"> </w:t>
      </w:r>
      <w:r w:rsidRPr="00B25FEF">
        <w:rPr>
          <w:color w:val="000000" w:themeColor="text1"/>
          <w:kern w:val="24"/>
          <w:sz w:val="24"/>
          <w:szCs w:val="24"/>
        </w:rPr>
        <w:t>(</w:t>
      </w:r>
      <w:r w:rsidR="00996500">
        <w:rPr>
          <w:color w:val="000000" w:themeColor="text1"/>
          <w:kern w:val="24"/>
          <w:sz w:val="24"/>
          <w:szCs w:val="24"/>
        </w:rPr>
        <w:t>Inset</w:t>
      </w:r>
      <w:r w:rsidRPr="00B25FEF">
        <w:rPr>
          <w:color w:val="000000" w:themeColor="text1"/>
          <w:kern w:val="24"/>
          <w:sz w:val="24"/>
          <w:szCs w:val="24"/>
        </w:rPr>
        <w:t>) Number of pellet</w:t>
      </w:r>
      <w:r w:rsidR="001500DA">
        <w:rPr>
          <w:color w:val="000000" w:themeColor="text1"/>
          <w:kern w:val="24"/>
          <w:sz w:val="24"/>
          <w:szCs w:val="24"/>
        </w:rPr>
        <w:t>s (cohesive mass of grains)</w:t>
      </w:r>
      <w:r w:rsidRPr="00B25FEF">
        <w:rPr>
          <w:color w:val="000000" w:themeColor="text1"/>
          <w:kern w:val="24"/>
          <w:sz w:val="24"/>
          <w:szCs w:val="24"/>
        </w:rPr>
        <w:t xml:space="preserve"> </w:t>
      </w:r>
      <w:r w:rsidR="00E41C69">
        <w:rPr>
          <w:color w:val="000000" w:themeColor="text1"/>
          <w:kern w:val="24"/>
          <w:sz w:val="24"/>
          <w:szCs w:val="24"/>
        </w:rPr>
        <w:t>deposited vs time</w:t>
      </w:r>
      <w:r w:rsidRPr="00B25FEF">
        <w:rPr>
          <w:color w:val="000000" w:themeColor="text1"/>
          <w:kern w:val="24"/>
          <w:sz w:val="24"/>
          <w:szCs w:val="24"/>
        </w:rPr>
        <w:t xml:space="preserve"> by a ro</w:t>
      </w:r>
      <w:r w:rsidR="00065D50">
        <w:rPr>
          <w:color w:val="000000" w:themeColor="text1"/>
          <w:kern w:val="24"/>
          <w:sz w:val="24"/>
          <w:szCs w:val="24"/>
        </w:rPr>
        <w:t>bot excavating alone (red dots), and the net excavation of</w:t>
      </w:r>
      <w:r w:rsidRPr="00B25FEF">
        <w:rPr>
          <w:color w:val="000000" w:themeColor="text1"/>
          <w:kern w:val="24"/>
          <w:sz w:val="24"/>
          <w:szCs w:val="24"/>
        </w:rPr>
        <w:t xml:space="preserve"> </w:t>
      </w:r>
      <w:r w:rsidR="00065D50">
        <w:rPr>
          <w:color w:val="000000" w:themeColor="text1"/>
          <w:kern w:val="24"/>
          <w:sz w:val="24"/>
          <w:szCs w:val="24"/>
        </w:rPr>
        <w:t>four</w:t>
      </w:r>
      <w:r w:rsidRPr="00B25FEF">
        <w:rPr>
          <w:color w:val="000000" w:themeColor="text1"/>
          <w:kern w:val="24"/>
          <w:sz w:val="24"/>
          <w:szCs w:val="24"/>
        </w:rPr>
        <w:t xml:space="preserve"> </w:t>
      </w:r>
      <w:r w:rsidR="00065D50">
        <w:rPr>
          <w:color w:val="000000" w:themeColor="text1"/>
          <w:kern w:val="24"/>
          <w:sz w:val="24"/>
          <w:szCs w:val="24"/>
        </w:rPr>
        <w:t xml:space="preserve">robots </w:t>
      </w:r>
      <w:r w:rsidRPr="00B25FEF">
        <w:rPr>
          <w:color w:val="000000" w:themeColor="text1"/>
          <w:kern w:val="24"/>
          <w:sz w:val="24"/>
          <w:szCs w:val="24"/>
        </w:rPr>
        <w:t xml:space="preserve">(blue </w:t>
      </w:r>
      <w:r w:rsidR="00065D50">
        <w:rPr>
          <w:color w:val="000000" w:themeColor="text1"/>
          <w:kern w:val="24"/>
          <w:sz w:val="24"/>
          <w:szCs w:val="24"/>
        </w:rPr>
        <w:t>circle</w:t>
      </w:r>
      <w:r w:rsidRPr="00B25FEF">
        <w:rPr>
          <w:color w:val="000000" w:themeColor="text1"/>
          <w:kern w:val="24"/>
          <w:sz w:val="24"/>
          <w:szCs w:val="24"/>
        </w:rPr>
        <w:t>s),</w:t>
      </w:r>
      <w:r w:rsidR="00E41C69">
        <w:rPr>
          <w:color w:val="000000" w:themeColor="text1"/>
          <w:kern w:val="24"/>
          <w:sz w:val="24"/>
          <w:szCs w:val="24"/>
        </w:rPr>
        <w:t xml:space="preserve"> whereby each robot is performing to its maximum ability</w:t>
      </w:r>
      <w:r w:rsidR="00065D50">
        <w:rPr>
          <w:color w:val="000000" w:themeColor="text1"/>
          <w:kern w:val="24"/>
          <w:sz w:val="24"/>
          <w:szCs w:val="24"/>
        </w:rPr>
        <w:t xml:space="preserve">. </w:t>
      </w:r>
      <w:r w:rsidRPr="00B25FEF">
        <w:rPr>
          <w:color w:val="000000" w:themeColor="text1"/>
          <w:kern w:val="24"/>
          <w:sz w:val="24"/>
          <w:szCs w:val="24"/>
        </w:rPr>
        <w:t xml:space="preserve">Orange dashed line indicates the performance of the group of four robots in the absence of confinement. </w:t>
      </w:r>
    </w:p>
    <w:p w14:paraId="0FF43922" w14:textId="77777777" w:rsidR="00B54DDB" w:rsidRDefault="00B54DDB" w:rsidP="003B2948">
      <w:pPr>
        <w:jc w:val="center"/>
        <w:rPr>
          <w:noProof/>
          <w:sz w:val="24"/>
          <w:szCs w:val="24"/>
        </w:rPr>
      </w:pPr>
    </w:p>
    <w:p w14:paraId="0B666A2F" w14:textId="463D3A87" w:rsidR="00462B6A" w:rsidRDefault="008B2419" w:rsidP="00EA1D6B">
      <w:pPr>
        <w:jc w:val="both"/>
      </w:pPr>
      <w:r>
        <w:rPr>
          <w:noProof/>
        </w:rPr>
        <w:lastRenderedPageBreak/>
        <w:drawing>
          <wp:inline distT="0" distB="0" distL="0" distR="0" wp14:anchorId="105DEE65" wp14:editId="4DD2C79D">
            <wp:extent cx="3522143" cy="48480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2143" cy="4848086"/>
                    </a:xfrm>
                    <a:prstGeom prst="rect">
                      <a:avLst/>
                    </a:prstGeom>
                  </pic:spPr>
                </pic:pic>
              </a:graphicData>
            </a:graphic>
          </wp:inline>
        </w:drawing>
      </w:r>
    </w:p>
    <w:p w14:paraId="73043BFA" w14:textId="77777777" w:rsidR="00BB64EE" w:rsidRDefault="00BB64EE" w:rsidP="00EA1D6B">
      <w:pPr>
        <w:jc w:val="both"/>
        <w:rPr>
          <w:b/>
          <w:sz w:val="24"/>
          <w:szCs w:val="24"/>
        </w:rPr>
      </w:pPr>
    </w:p>
    <w:p w14:paraId="047DE64A" w14:textId="77777777" w:rsidR="00BB64EE" w:rsidRDefault="00BB64EE" w:rsidP="00EA1D6B">
      <w:pPr>
        <w:jc w:val="both"/>
        <w:rPr>
          <w:b/>
          <w:sz w:val="24"/>
          <w:szCs w:val="24"/>
        </w:rPr>
      </w:pPr>
    </w:p>
    <w:p w14:paraId="6CF85582" w14:textId="67E66692" w:rsidR="00EA1D6B" w:rsidRPr="00F2776A" w:rsidRDefault="00EA1D6B" w:rsidP="00EA1D6B">
      <w:pPr>
        <w:jc w:val="both"/>
        <w:rPr>
          <w:b/>
          <w:sz w:val="24"/>
          <w:szCs w:val="24"/>
        </w:rPr>
      </w:pPr>
      <w:r>
        <w:rPr>
          <w:b/>
          <w:sz w:val="24"/>
          <w:szCs w:val="24"/>
        </w:rPr>
        <w:t>F</w:t>
      </w:r>
      <w:r w:rsidRPr="00F2776A">
        <w:rPr>
          <w:b/>
          <w:sz w:val="24"/>
          <w:szCs w:val="24"/>
        </w:rPr>
        <w:t>ig.</w:t>
      </w:r>
      <w:r w:rsidR="00954683">
        <w:rPr>
          <w:b/>
          <w:sz w:val="24"/>
          <w:szCs w:val="24"/>
        </w:rPr>
        <w:t xml:space="preserve"> </w:t>
      </w:r>
      <w:r w:rsidRPr="00F2776A">
        <w:rPr>
          <w:b/>
          <w:sz w:val="24"/>
          <w:szCs w:val="24"/>
        </w:rPr>
        <w:t>2</w:t>
      </w:r>
      <w:r>
        <w:rPr>
          <w:b/>
          <w:sz w:val="24"/>
          <w:szCs w:val="24"/>
        </w:rPr>
        <w:t xml:space="preserve"> </w:t>
      </w:r>
      <w:del w:id="57" w:author="Michael Goodisman" w:date="2016-04-23T11:45:00Z">
        <w:r w:rsidR="00101A6D" w:rsidRPr="00101A6D" w:rsidDel="00670F3D">
          <w:rPr>
            <w:b/>
            <w:color w:val="000000" w:themeColor="text1"/>
            <w:kern w:val="24"/>
            <w:sz w:val="24"/>
            <w:szCs w:val="24"/>
          </w:rPr>
          <w:delText>Marked a</w:delText>
        </w:r>
      </w:del>
      <w:r w:rsidR="00954683">
        <w:rPr>
          <w:b/>
          <w:color w:val="000000" w:themeColor="text1"/>
          <w:kern w:val="24"/>
          <w:sz w:val="24"/>
          <w:szCs w:val="24"/>
        </w:rPr>
        <w:t xml:space="preserve">Biological </w:t>
      </w:r>
      <w:r w:rsidR="00446D1C">
        <w:rPr>
          <w:b/>
          <w:color w:val="000000" w:themeColor="text1"/>
          <w:kern w:val="24"/>
          <w:sz w:val="24"/>
          <w:szCs w:val="24"/>
        </w:rPr>
        <w:t xml:space="preserve">observations reveal both </w:t>
      </w:r>
      <w:r w:rsidR="00115FF8">
        <w:rPr>
          <w:b/>
          <w:color w:val="000000" w:themeColor="text1"/>
          <w:kern w:val="24"/>
          <w:sz w:val="24"/>
          <w:szCs w:val="24"/>
        </w:rPr>
        <w:t>idle</w:t>
      </w:r>
      <w:r w:rsidR="00446D1C">
        <w:rPr>
          <w:b/>
          <w:color w:val="000000" w:themeColor="text1"/>
          <w:kern w:val="24"/>
          <w:sz w:val="24"/>
          <w:szCs w:val="24"/>
        </w:rPr>
        <w:t xml:space="preserve"> and reversal behavior in ants</w:t>
      </w:r>
      <w:r w:rsidR="00101A6D" w:rsidRPr="00101A6D">
        <w:rPr>
          <w:b/>
          <w:color w:val="000000" w:themeColor="text1"/>
          <w:kern w:val="24"/>
          <w:sz w:val="24"/>
          <w:szCs w:val="24"/>
        </w:rPr>
        <w:t>.</w:t>
      </w:r>
      <w:r w:rsidR="00A428A1">
        <w:rPr>
          <w:sz w:val="24"/>
          <w:szCs w:val="24"/>
        </w:rPr>
        <w:t xml:space="preserve"> </w:t>
      </w:r>
      <w:r>
        <w:rPr>
          <w:sz w:val="24"/>
          <w:szCs w:val="24"/>
        </w:rPr>
        <w:t xml:space="preserve">(A) Experimental set up to track </w:t>
      </w:r>
      <w:r w:rsidR="00835D1F">
        <w:rPr>
          <w:sz w:val="24"/>
          <w:szCs w:val="24"/>
        </w:rPr>
        <w:t>ant</w:t>
      </w:r>
      <w:r>
        <w:rPr>
          <w:sz w:val="24"/>
          <w:szCs w:val="24"/>
        </w:rPr>
        <w:t xml:space="preserve"> excavation</w:t>
      </w:r>
      <w:r w:rsidR="00835D1F">
        <w:rPr>
          <w:sz w:val="24"/>
          <w:szCs w:val="24"/>
        </w:rPr>
        <w:t>.</w:t>
      </w:r>
      <w:r>
        <w:rPr>
          <w:sz w:val="24"/>
          <w:szCs w:val="24"/>
        </w:rPr>
        <w:t xml:space="preserve"> (B) </w:t>
      </w:r>
      <w:r w:rsidR="00F86C56" w:rsidRPr="00F86C56">
        <w:rPr>
          <w:sz w:val="24"/>
          <w:szCs w:val="24"/>
        </w:rPr>
        <w:t>The growth of the tunnel length over time: experimental res</w:t>
      </w:r>
      <w:r w:rsidR="0012741A">
        <w:rPr>
          <w:sz w:val="24"/>
          <w:szCs w:val="24"/>
        </w:rPr>
        <w:t xml:space="preserve">ults (black) and simulations </w:t>
      </w:r>
      <w:r w:rsidR="00065D50">
        <w:rPr>
          <w:sz w:val="24"/>
          <w:szCs w:val="24"/>
        </w:rPr>
        <w:t>for groups with equal (</w:t>
      </w:r>
      <w:r w:rsidR="0012741A">
        <w:rPr>
          <w:sz w:val="24"/>
          <w:szCs w:val="24"/>
        </w:rPr>
        <w:t>purple</w:t>
      </w:r>
      <w:r w:rsidR="00F86C56" w:rsidRPr="00F86C56">
        <w:rPr>
          <w:sz w:val="24"/>
          <w:szCs w:val="24"/>
        </w:rPr>
        <w:t>) and unequa</w:t>
      </w:r>
      <w:r w:rsidR="0012741A">
        <w:rPr>
          <w:sz w:val="24"/>
          <w:szCs w:val="24"/>
        </w:rPr>
        <w:t>l (green</w:t>
      </w:r>
      <w:r w:rsidR="00F86C56" w:rsidRPr="00F86C56">
        <w:rPr>
          <w:sz w:val="24"/>
          <w:szCs w:val="24"/>
        </w:rPr>
        <w:t xml:space="preserve">) workload distribution. </w:t>
      </w:r>
      <w:r>
        <w:rPr>
          <w:sz w:val="24"/>
          <w:szCs w:val="24"/>
        </w:rPr>
        <w:t xml:space="preserve">(C) Excavation map derived from experimental data. </w:t>
      </w:r>
      <w:r w:rsidRPr="001B78D0">
        <w:rPr>
          <w:sz w:val="24"/>
          <w:szCs w:val="24"/>
        </w:rPr>
        <w:t>The map</w:t>
      </w:r>
      <w:del w:id="58" w:author="Michael Goodisman" w:date="2016-04-23T11:46:00Z">
        <w:r w:rsidRPr="001B78D0" w:rsidDel="007A30D8">
          <w:rPr>
            <w:sz w:val="24"/>
            <w:szCs w:val="24"/>
          </w:rPr>
          <w:delText>s</w:delText>
        </w:r>
      </w:del>
      <w:r w:rsidRPr="001B78D0">
        <w:rPr>
          <w:sz w:val="24"/>
          <w:szCs w:val="24"/>
        </w:rPr>
        <w:t xml:space="preserve"> indicate</w:t>
      </w:r>
      <w:ins w:id="59" w:author="Michael Goodisman" w:date="2016-04-23T11:46:00Z">
        <w:r w:rsidR="007A30D8">
          <w:rPr>
            <w:sz w:val="24"/>
            <w:szCs w:val="24"/>
          </w:rPr>
          <w:t>s</w:t>
        </w:r>
      </w:ins>
      <w:del w:id="60" w:author="Michael Goodisman" w:date="2016-04-23T11:46:00Z">
        <w:r w:rsidRPr="001B78D0" w:rsidDel="007A30D8">
          <w:rPr>
            <w:sz w:val="24"/>
            <w:szCs w:val="24"/>
          </w:rPr>
          <w:delText>d</w:delText>
        </w:r>
      </w:del>
      <w:r w:rsidRPr="001B78D0">
        <w:rPr>
          <w:sz w:val="24"/>
          <w:szCs w:val="24"/>
        </w:rPr>
        <w:t xml:space="preserve"> </w:t>
      </w:r>
      <w:ins w:id="61" w:author="Michael Goodisman" w:date="2016-04-23T11:46:00Z">
        <w:r w:rsidR="007A30D8">
          <w:rPr>
            <w:sz w:val="24"/>
            <w:szCs w:val="24"/>
          </w:rPr>
          <w:t>the</w:t>
        </w:r>
      </w:ins>
      <w:del w:id="62" w:author="Michael Goodisman" w:date="2016-04-23T11:46:00Z">
        <w:r w:rsidRPr="001B78D0" w:rsidDel="007A30D8">
          <w:rPr>
            <w:sz w:val="24"/>
            <w:szCs w:val="24"/>
          </w:rPr>
          <w:delText>a</w:delText>
        </w:r>
      </w:del>
      <w:r w:rsidRPr="001B78D0">
        <w:rPr>
          <w:sz w:val="24"/>
          <w:szCs w:val="24"/>
        </w:rPr>
        <w:t xml:space="preserve"> presence of </w:t>
      </w:r>
      <w:ins w:id="63" w:author="Michael Goodisman" w:date="2016-04-23T11:46:00Z">
        <w:r w:rsidR="007A30D8">
          <w:rPr>
            <w:sz w:val="24"/>
            <w:szCs w:val="24"/>
          </w:rPr>
          <w:t>a</w:t>
        </w:r>
      </w:ins>
      <w:r w:rsidR="00F6088D">
        <w:rPr>
          <w:sz w:val="24"/>
          <w:szCs w:val="24"/>
        </w:rPr>
        <w:t xml:space="preserve"> particular</w:t>
      </w:r>
      <w:ins w:id="64" w:author="Michael Goodisman" w:date="2016-04-23T11:46:00Z">
        <w:r w:rsidR="007A30D8">
          <w:rPr>
            <w:sz w:val="24"/>
            <w:szCs w:val="24"/>
          </w:rPr>
          <w:t xml:space="preserve"> </w:t>
        </w:r>
      </w:ins>
      <w:r w:rsidRPr="001B78D0">
        <w:rPr>
          <w:sz w:val="24"/>
          <w:szCs w:val="24"/>
        </w:rPr>
        <w:t xml:space="preserve">ant </w:t>
      </w:r>
      <w:r w:rsidR="00F6088D">
        <w:rPr>
          <w:sz w:val="24"/>
          <w:szCs w:val="24"/>
        </w:rPr>
        <w:t>ordered most to least active</w:t>
      </w:r>
      <w:r w:rsidRPr="001B78D0">
        <w:rPr>
          <w:sz w:val="24"/>
          <w:szCs w:val="24"/>
        </w:rPr>
        <w:t xml:space="preserve"> (</w:t>
      </w:r>
      <w:del w:id="65" w:author="Michael Goodisman" w:date="2016-04-23T11:47:00Z">
        <w:r w:rsidRPr="001B78D0" w:rsidDel="007A30D8">
          <w:rPr>
            <w:sz w:val="24"/>
            <w:szCs w:val="24"/>
          </w:rPr>
          <w:delText xml:space="preserve">vertical </w:delText>
        </w:r>
      </w:del>
      <w:ins w:id="66" w:author="Michael Goodisman" w:date="2016-04-23T11:47:00Z">
        <w:r w:rsidR="007A30D8">
          <w:rPr>
            <w:sz w:val="24"/>
            <w:szCs w:val="24"/>
          </w:rPr>
          <w:t>y</w:t>
        </w:r>
        <w:r w:rsidR="007A30D8" w:rsidRPr="001B78D0">
          <w:rPr>
            <w:sz w:val="24"/>
            <w:szCs w:val="24"/>
          </w:rPr>
          <w:t xml:space="preserve"> </w:t>
        </w:r>
      </w:ins>
      <w:r w:rsidRPr="001B78D0">
        <w:rPr>
          <w:sz w:val="24"/>
          <w:szCs w:val="24"/>
        </w:rPr>
        <w:t>axis)</w:t>
      </w:r>
      <w:r>
        <w:rPr>
          <w:sz w:val="24"/>
          <w:szCs w:val="24"/>
        </w:rPr>
        <w:t xml:space="preserve"> in the tunnel</w:t>
      </w:r>
      <w:r w:rsidRPr="001B78D0">
        <w:rPr>
          <w:sz w:val="24"/>
          <w:szCs w:val="24"/>
        </w:rPr>
        <w:t xml:space="preserve"> at a time </w:t>
      </w:r>
      <w:r w:rsidRPr="001B78D0">
        <w:rPr>
          <w:i/>
          <w:sz w:val="24"/>
          <w:szCs w:val="24"/>
        </w:rPr>
        <w:t>t</w:t>
      </w:r>
      <w:r w:rsidRPr="001B78D0">
        <w:rPr>
          <w:sz w:val="24"/>
          <w:szCs w:val="24"/>
        </w:rPr>
        <w:t>.</w:t>
      </w:r>
      <w:r>
        <w:rPr>
          <w:sz w:val="24"/>
          <w:szCs w:val="24"/>
        </w:rPr>
        <w:t xml:space="preserve"> </w:t>
      </w:r>
      <w:r w:rsidR="00065D50">
        <w:rPr>
          <w:sz w:val="24"/>
          <w:szCs w:val="24"/>
        </w:rPr>
        <w:t>(D) Lorenz curves for workload distributions obtained in wet media with</w:t>
      </w:r>
      <w:r w:rsidR="00114361">
        <w:rPr>
          <w:sz w:val="24"/>
          <w:szCs w:val="24"/>
        </w:rPr>
        <w:t>, moisture constant,</w:t>
      </w:r>
      <w:r w:rsidR="00065D50">
        <w:rPr>
          <w:sz w:val="24"/>
          <w:szCs w:val="24"/>
        </w:rPr>
        <w:t xml:space="preserve"> </w:t>
      </w:r>
      <w:r w:rsidR="00065D50" w:rsidRPr="00B54DDB">
        <w:rPr>
          <w:i/>
          <w:sz w:val="24"/>
          <w:szCs w:val="24"/>
        </w:rPr>
        <w:t>W</w:t>
      </w:r>
      <w:r w:rsidR="00065D50">
        <w:rPr>
          <w:sz w:val="24"/>
          <w:szCs w:val="24"/>
        </w:rPr>
        <w:t xml:space="preserve"> = 0.1 (blue) and W = 0.01 (red) moisture content and a CA-model (green) whose excavation rate was optimized with a genetic algorithm. Shaded areas correspond to standard deviation from 3 experiments. (</w:t>
      </w:r>
      <w:r w:rsidR="0012741A">
        <w:rPr>
          <w:sz w:val="24"/>
          <w:szCs w:val="24"/>
        </w:rPr>
        <w:t>I</w:t>
      </w:r>
      <w:r w:rsidR="00065D50">
        <w:rPr>
          <w:sz w:val="24"/>
          <w:szCs w:val="24"/>
        </w:rPr>
        <w:t>nset) Lorenz curves for a workload distribution within the group before (control, purple) and after (repeat, blue) the most active diggers are removed from the group. Error bars correspond to standard deviations</w:t>
      </w:r>
      <w:r w:rsidR="00065D50" w:rsidRPr="00B54DDB">
        <w:rPr>
          <w:sz w:val="24"/>
          <w:szCs w:val="24"/>
        </w:rPr>
        <w:t xml:space="preserve"> </w:t>
      </w:r>
      <w:r w:rsidR="00065D50">
        <w:rPr>
          <w:sz w:val="24"/>
          <w:szCs w:val="24"/>
        </w:rPr>
        <w:t>from 3 experiments. (E</w:t>
      </w:r>
      <w:r w:rsidR="005A5732">
        <w:rPr>
          <w:sz w:val="24"/>
          <w:szCs w:val="24"/>
        </w:rPr>
        <w:t xml:space="preserve">) Illustration of observed reversal behavior. (I) Ant Y’s path to excavate is blocked by ant X. (II) When X is finished collecting a pellet, it reverses, (III) forcing Y to reverse without </w:t>
      </w:r>
      <w:commentRangeStart w:id="67"/>
      <w:r w:rsidR="005A5732">
        <w:rPr>
          <w:sz w:val="24"/>
          <w:szCs w:val="24"/>
        </w:rPr>
        <w:t>excavating</w:t>
      </w:r>
      <w:commentRangeEnd w:id="67"/>
      <w:r w:rsidR="0012741A">
        <w:rPr>
          <w:rStyle w:val="CommentReference"/>
          <w:rFonts w:eastAsia="Times New Roman"/>
        </w:rPr>
        <w:commentReference w:id="67"/>
      </w:r>
      <w:r w:rsidR="005A5732">
        <w:rPr>
          <w:sz w:val="24"/>
          <w:szCs w:val="24"/>
        </w:rPr>
        <w:t>.</w:t>
      </w:r>
      <w:r w:rsidR="00F86C56">
        <w:rPr>
          <w:sz w:val="24"/>
          <w:szCs w:val="24"/>
        </w:rPr>
        <w:t xml:space="preserve"> </w:t>
      </w:r>
    </w:p>
    <w:p w14:paraId="0DF55803" w14:textId="77777777" w:rsidR="006C08F5" w:rsidRDefault="006C08F5">
      <w:r>
        <w:br w:type="page"/>
      </w:r>
    </w:p>
    <w:p w14:paraId="183E2144" w14:textId="033A7C35" w:rsidR="00FB1164" w:rsidRDefault="00140231" w:rsidP="006C08F5">
      <w:pPr>
        <w:rPr>
          <w:b/>
          <w:sz w:val="24"/>
          <w:szCs w:val="24"/>
        </w:rPr>
      </w:pPr>
      <w:r>
        <w:rPr>
          <w:noProof/>
          <w:vertAlign w:val="subscript"/>
        </w:rPr>
        <w:lastRenderedPageBreak/>
        <w:softHyphen/>
      </w:r>
      <w:r>
        <w:rPr>
          <w:noProof/>
          <w:vertAlign w:val="subscript"/>
        </w:rPr>
        <w:softHyphen/>
      </w:r>
      <w:r w:rsidR="009D3992" w:rsidRPr="00140231">
        <w:rPr>
          <w:noProof/>
          <w:vertAlign w:val="subscript"/>
        </w:rPr>
        <w:drawing>
          <wp:inline distT="0" distB="0" distL="0" distR="0" wp14:anchorId="615EA02E" wp14:editId="163C1F7B">
            <wp:extent cx="5676533" cy="497345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6533" cy="4973457"/>
                    </a:xfrm>
                    <a:prstGeom prst="rect">
                      <a:avLst/>
                    </a:prstGeom>
                  </pic:spPr>
                </pic:pic>
              </a:graphicData>
            </a:graphic>
          </wp:inline>
        </w:drawing>
      </w:r>
    </w:p>
    <w:p w14:paraId="228EEDB2" w14:textId="77777777" w:rsidR="00F67CC2" w:rsidRDefault="00F67CC2" w:rsidP="00F67CC2">
      <w:pPr>
        <w:jc w:val="center"/>
        <w:rPr>
          <w:ins w:id="68" w:author="Microsoft account" w:date="2016-05-23T09:54:00Z"/>
          <w:b/>
          <w:sz w:val="24"/>
          <w:szCs w:val="24"/>
        </w:rPr>
      </w:pPr>
    </w:p>
    <w:p w14:paraId="60417DC9" w14:textId="027B1465" w:rsidR="00F67CC2" w:rsidRDefault="00F67CC2" w:rsidP="00F67CC2">
      <w:pPr>
        <w:rPr>
          <w:sz w:val="24"/>
          <w:szCs w:val="24"/>
        </w:rPr>
      </w:pPr>
      <w:r w:rsidRPr="004260A4">
        <w:rPr>
          <w:b/>
          <w:sz w:val="24"/>
          <w:szCs w:val="24"/>
        </w:rPr>
        <w:t>Fig.</w:t>
      </w:r>
      <w:r w:rsidR="00954683">
        <w:rPr>
          <w:b/>
          <w:sz w:val="24"/>
          <w:szCs w:val="24"/>
        </w:rPr>
        <w:t xml:space="preserve"> </w:t>
      </w:r>
      <w:r w:rsidR="00C64BFD">
        <w:rPr>
          <w:b/>
          <w:sz w:val="24"/>
          <w:szCs w:val="24"/>
        </w:rPr>
        <w:t>3</w:t>
      </w:r>
      <w:r w:rsidR="00242DA7" w:rsidRPr="00242DA7">
        <w:rPr>
          <w:b/>
          <w:sz w:val="24"/>
          <w:szCs w:val="24"/>
        </w:rPr>
        <w:t xml:space="preserve"> </w:t>
      </w:r>
      <w:r w:rsidRPr="00101A6D">
        <w:rPr>
          <w:b/>
          <w:color w:val="000000" w:themeColor="text1"/>
          <w:kern w:val="24"/>
          <w:sz w:val="24"/>
          <w:szCs w:val="24"/>
        </w:rPr>
        <w:t>Simulations and modeling reveal</w:t>
      </w:r>
      <w:r w:rsidRPr="00101A6D">
        <w:rPr>
          <w:b/>
          <w:sz w:val="24"/>
          <w:szCs w:val="24"/>
        </w:rPr>
        <w:t xml:space="preserve"> benefits of unequal workload distribution in confined spaces.</w:t>
      </w:r>
      <w:r>
        <w:rPr>
          <w:sz w:val="24"/>
          <w:szCs w:val="24"/>
        </w:rPr>
        <w:t xml:space="preserve"> (A) Schematic, showing the main components of cellular automata model. Cell colors denote soil (brown), tunnel (white), ants moving towards the excavation site (blue) and exiting the tunnel (red).</w:t>
      </w:r>
      <w:r w:rsidRPr="004226AD">
        <w:rPr>
          <w:sz w:val="24"/>
          <w:szCs w:val="24"/>
        </w:rPr>
        <w:t xml:space="preserve"> </w:t>
      </w:r>
      <w:r w:rsidR="00773A48">
        <w:rPr>
          <w:sz w:val="24"/>
          <w:szCs w:val="24"/>
        </w:rPr>
        <w:t>(B) Schematic of genetic algorithm, where each cell (or gene) of a group (or chromosome) represents an individual ant probability to excavate. The groups with the highest digging rate of a generation are crossed over, and the least effective have a probability of mutation. (C) Gini coefficient vs generation of groups start with a completely equal (</w:t>
      </w:r>
      <w:r w:rsidR="00591D04">
        <w:rPr>
          <w:sz w:val="24"/>
          <w:szCs w:val="24"/>
        </w:rPr>
        <w:t>purple</w:t>
      </w:r>
      <w:r w:rsidR="00773A48">
        <w:rPr>
          <w:sz w:val="24"/>
          <w:szCs w:val="24"/>
        </w:rPr>
        <w:t xml:space="preserve">), completely unequal (blue) and random (green) workload distribution. Lorenz curves (inset) for groups what start completely unequal and equal illustrate how an intermittently unequal workload distribution is rapidly produced within a few generations regardless of initial workload distribution. </w:t>
      </w:r>
      <w:r>
        <w:rPr>
          <w:sz w:val="24"/>
          <w:szCs w:val="24"/>
        </w:rPr>
        <w:t>(</w:t>
      </w:r>
      <w:r w:rsidR="00773A48">
        <w:rPr>
          <w:sz w:val="24"/>
          <w:szCs w:val="24"/>
        </w:rPr>
        <w:t>D</w:t>
      </w:r>
      <w:r>
        <w:rPr>
          <w:sz w:val="24"/>
          <w:szCs w:val="24"/>
        </w:rPr>
        <w:t xml:space="preserve">) </w:t>
      </w:r>
      <w:r w:rsidR="00757E5E">
        <w:rPr>
          <w:sz w:val="24"/>
          <w:szCs w:val="24"/>
        </w:rPr>
        <w:t>Tunnel growth rate</w:t>
      </w:r>
      <w:r w:rsidRPr="005134E7">
        <w:rPr>
          <w:sz w:val="24"/>
          <w:szCs w:val="24"/>
        </w:rPr>
        <w:t xml:space="preserve"> (</w:t>
      </w:r>
      <w:r w:rsidRPr="005134E7">
        <w:rPr>
          <w:i/>
          <w:sz w:val="24"/>
          <w:szCs w:val="24"/>
        </w:rPr>
        <w:t>V</w:t>
      </w:r>
      <w:r w:rsidR="00757E5E">
        <w:rPr>
          <w:sz w:val="24"/>
          <w:szCs w:val="24"/>
        </w:rPr>
        <w:t>) vs</w:t>
      </w:r>
      <w:r w:rsidRPr="005134E7">
        <w:rPr>
          <w:sz w:val="24"/>
          <w:szCs w:val="24"/>
        </w:rPr>
        <w:t xml:space="preserve"> </w:t>
      </w:r>
      <w:r w:rsidR="00757E5E">
        <w:rPr>
          <w:sz w:val="24"/>
          <w:szCs w:val="24"/>
        </w:rPr>
        <w:t>size of ant population for equally (</w:t>
      </w:r>
      <w:r w:rsidR="00591D04">
        <w:rPr>
          <w:sz w:val="24"/>
          <w:szCs w:val="24"/>
        </w:rPr>
        <w:t>purple</w:t>
      </w:r>
      <w:r w:rsidR="00757E5E">
        <w:rPr>
          <w:sz w:val="24"/>
          <w:szCs w:val="24"/>
        </w:rPr>
        <w:t xml:space="preserve"> squares) and unequally (green</w:t>
      </w:r>
      <w:r w:rsidRPr="005134E7">
        <w:rPr>
          <w:sz w:val="24"/>
          <w:szCs w:val="24"/>
        </w:rPr>
        <w:t xml:space="preserve"> circles) active ants.  Error bars are within the marker size. (</w:t>
      </w:r>
      <w:r w:rsidR="00773A48">
        <w:rPr>
          <w:sz w:val="24"/>
          <w:szCs w:val="24"/>
        </w:rPr>
        <w:t>E</w:t>
      </w:r>
      <w:r w:rsidRPr="005134E7">
        <w:rPr>
          <w:sz w:val="24"/>
          <w:szCs w:val="24"/>
        </w:rPr>
        <w:t>) Simulated traffic flow (</w:t>
      </w:r>
      <m:oMath>
        <m:acc>
          <m:accPr>
            <m:chr m:val="̅"/>
            <m:ctrlPr>
              <w:rPr>
                <w:rFonts w:ascii="Cambria Math" w:hAnsi="Cambria Math"/>
                <w:i/>
                <w:sz w:val="24"/>
                <w:szCs w:val="24"/>
              </w:rPr>
            </m:ctrlPr>
          </m:accPr>
          <m:e>
            <m:r>
              <w:rPr>
                <w:rFonts w:ascii="Cambria Math" w:hAnsi="Cambria Math"/>
                <w:sz w:val="24"/>
                <w:szCs w:val="24"/>
              </w:rPr>
              <m:t>q</m:t>
            </m:r>
          </m:e>
        </m:acc>
      </m:oMath>
      <w:r w:rsidRPr="005134E7">
        <w:rPr>
          <w:sz w:val="24"/>
          <w:szCs w:val="24"/>
        </w:rPr>
        <w:t>) plotted versu</w:t>
      </w:r>
      <w:r>
        <w:rPr>
          <w:sz w:val="24"/>
          <w:szCs w:val="24"/>
        </w:rPr>
        <w:t>s ant density (</w:t>
      </w:r>
      <m:oMath>
        <m:acc>
          <m:accPr>
            <m:chr m:val="̅"/>
            <m:ctrlPr>
              <w:rPr>
                <w:rFonts w:ascii="Cambria Math" w:hAnsi="Cambria Math"/>
                <w:i/>
                <w:sz w:val="24"/>
                <w:szCs w:val="24"/>
              </w:rPr>
            </m:ctrlPr>
          </m:accPr>
          <m:e>
            <m:r>
              <w:rPr>
                <w:rFonts w:ascii="Cambria Math" w:hAnsi="Cambria Math"/>
                <w:sz w:val="24"/>
                <w:szCs w:val="24"/>
              </w:rPr>
              <m:t>ρ</m:t>
            </m:r>
          </m:e>
        </m:acc>
      </m:oMath>
      <w:r w:rsidR="00757E5E">
        <w:rPr>
          <w:sz w:val="24"/>
          <w:szCs w:val="24"/>
        </w:rPr>
        <w:t>) for groups of equally</w:t>
      </w:r>
      <w:r>
        <w:rPr>
          <w:sz w:val="24"/>
          <w:szCs w:val="24"/>
        </w:rPr>
        <w:t xml:space="preserve"> (squares) and unequally (circles) active ants. Color bar indicates the size of the excavating </w:t>
      </w:r>
      <w:commentRangeStart w:id="69"/>
      <w:r>
        <w:rPr>
          <w:sz w:val="24"/>
          <w:szCs w:val="24"/>
        </w:rPr>
        <w:t>group</w:t>
      </w:r>
      <w:commentRangeEnd w:id="69"/>
      <w:r w:rsidR="00591D04">
        <w:rPr>
          <w:rStyle w:val="CommentReference"/>
          <w:rFonts w:eastAsia="Times New Roman"/>
        </w:rPr>
        <w:commentReference w:id="69"/>
      </w:r>
      <w:r>
        <w:rPr>
          <w:sz w:val="24"/>
          <w:szCs w:val="24"/>
        </w:rPr>
        <w:t>.</w:t>
      </w:r>
      <w:ins w:id="70" w:author="Microsoft account" w:date="2016-05-16T16:01:00Z">
        <w:r>
          <w:rPr>
            <w:sz w:val="24"/>
            <w:szCs w:val="24"/>
          </w:rPr>
          <w:t xml:space="preserve"> </w:t>
        </w:r>
      </w:ins>
    </w:p>
    <w:p w14:paraId="4B8363BB" w14:textId="77777777" w:rsidR="00D801CD" w:rsidRDefault="00D801CD" w:rsidP="00F67CC2">
      <w:pPr>
        <w:rPr>
          <w:sz w:val="24"/>
          <w:szCs w:val="24"/>
        </w:rPr>
      </w:pPr>
    </w:p>
    <w:p w14:paraId="565EF4C9" w14:textId="77777777" w:rsidR="009D3992" w:rsidRDefault="009D3992" w:rsidP="003B2948">
      <w:pPr>
        <w:jc w:val="center"/>
        <w:rPr>
          <w:sz w:val="24"/>
          <w:szCs w:val="24"/>
        </w:rPr>
      </w:pPr>
    </w:p>
    <w:p w14:paraId="334025E0" w14:textId="2DB3660E" w:rsidR="00FB1164" w:rsidRDefault="00FB1164" w:rsidP="003B2948">
      <w:pPr>
        <w:jc w:val="center"/>
        <w:rPr>
          <w:b/>
          <w:sz w:val="24"/>
          <w:szCs w:val="24"/>
        </w:rPr>
      </w:pPr>
    </w:p>
    <w:p w14:paraId="3EF9D9F7" w14:textId="77777777" w:rsidR="00FB1164" w:rsidRDefault="00FB1164" w:rsidP="006C08F5">
      <w:pPr>
        <w:rPr>
          <w:b/>
          <w:sz w:val="24"/>
          <w:szCs w:val="24"/>
        </w:rPr>
      </w:pPr>
    </w:p>
    <w:p w14:paraId="62132421" w14:textId="77777777" w:rsidR="00374AEE" w:rsidRDefault="00374AEE" w:rsidP="00DA37B0">
      <w:pPr>
        <w:jc w:val="both"/>
        <w:rPr>
          <w:b/>
          <w:sz w:val="24"/>
          <w:szCs w:val="24"/>
        </w:rPr>
      </w:pPr>
    </w:p>
    <w:p w14:paraId="18BE9BDF" w14:textId="06553C99" w:rsidR="00374AEE" w:rsidRPr="00A3793A" w:rsidRDefault="00A3793A" w:rsidP="00DA37B0">
      <w:pPr>
        <w:jc w:val="both"/>
        <w:rPr>
          <w:b/>
          <w:sz w:val="24"/>
          <w:szCs w:val="24"/>
          <w:vertAlign w:val="subscript"/>
        </w:rPr>
      </w:pPr>
      <w:r>
        <w:rPr>
          <w:noProof/>
        </w:rPr>
        <w:softHyphen/>
      </w:r>
      <w:r w:rsidR="00374AEE">
        <w:rPr>
          <w:noProof/>
        </w:rPr>
        <w:drawing>
          <wp:inline distT="0" distB="0" distL="0" distR="0" wp14:anchorId="0D5D6599" wp14:editId="71F03D04">
            <wp:extent cx="3935176" cy="587368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35176" cy="5873686"/>
                    </a:xfrm>
                    <a:prstGeom prst="rect">
                      <a:avLst/>
                    </a:prstGeom>
                  </pic:spPr>
                </pic:pic>
              </a:graphicData>
            </a:graphic>
          </wp:inline>
        </w:drawing>
      </w:r>
    </w:p>
    <w:p w14:paraId="122BBF89" w14:textId="683C768A" w:rsidR="006C08F5" w:rsidRDefault="006C08F5" w:rsidP="00DA37B0">
      <w:pPr>
        <w:jc w:val="both"/>
        <w:rPr>
          <w:sz w:val="24"/>
          <w:szCs w:val="24"/>
        </w:rPr>
      </w:pPr>
      <w:r w:rsidRPr="004260A4">
        <w:rPr>
          <w:b/>
          <w:sz w:val="24"/>
          <w:szCs w:val="24"/>
        </w:rPr>
        <w:t>Fig.</w:t>
      </w:r>
      <w:r w:rsidR="00954683">
        <w:rPr>
          <w:b/>
          <w:sz w:val="24"/>
          <w:szCs w:val="24"/>
        </w:rPr>
        <w:t xml:space="preserve"> </w:t>
      </w:r>
      <w:r w:rsidR="00374AEE">
        <w:rPr>
          <w:b/>
          <w:sz w:val="24"/>
          <w:szCs w:val="24"/>
        </w:rPr>
        <w:t>4</w:t>
      </w:r>
      <w:r>
        <w:rPr>
          <w:sz w:val="24"/>
          <w:szCs w:val="24"/>
        </w:rPr>
        <w:t xml:space="preserve"> </w:t>
      </w:r>
      <w:r w:rsidR="002D0895" w:rsidRPr="002D0895">
        <w:rPr>
          <w:b/>
          <w:sz w:val="24"/>
          <w:szCs w:val="24"/>
        </w:rPr>
        <w:t>Traffic</w:t>
      </w:r>
      <w:r w:rsidR="002D0895">
        <w:rPr>
          <w:sz w:val="24"/>
          <w:szCs w:val="24"/>
        </w:rPr>
        <w:t xml:space="preserve"> </w:t>
      </w:r>
      <w:r w:rsidR="002D0895">
        <w:rPr>
          <w:b/>
          <w:sz w:val="24"/>
          <w:szCs w:val="24"/>
        </w:rPr>
        <w:t>f</w:t>
      </w:r>
      <w:r w:rsidR="00917220" w:rsidRPr="00917220">
        <w:rPr>
          <w:b/>
          <w:sz w:val="24"/>
          <w:szCs w:val="24"/>
        </w:rPr>
        <w:t>low and</w:t>
      </w:r>
      <w:r w:rsidR="00917220">
        <w:rPr>
          <w:sz w:val="24"/>
          <w:szCs w:val="24"/>
        </w:rPr>
        <w:t xml:space="preserve"> </w:t>
      </w:r>
      <w:r w:rsidR="00821DFC">
        <w:rPr>
          <w:b/>
          <w:color w:val="000000" w:themeColor="text1"/>
          <w:kern w:val="24"/>
          <w:sz w:val="24"/>
          <w:szCs w:val="24"/>
        </w:rPr>
        <w:t>local dynamics</w:t>
      </w:r>
      <w:r w:rsidR="00483B58">
        <w:rPr>
          <w:b/>
          <w:color w:val="000000" w:themeColor="text1"/>
          <w:kern w:val="24"/>
          <w:sz w:val="24"/>
          <w:szCs w:val="24"/>
        </w:rPr>
        <w:t xml:space="preserve"> </w:t>
      </w:r>
      <w:r w:rsidR="00101A6D" w:rsidRPr="00101A6D">
        <w:rPr>
          <w:b/>
          <w:color w:val="000000" w:themeColor="text1"/>
          <w:kern w:val="24"/>
          <w:sz w:val="24"/>
          <w:szCs w:val="24"/>
        </w:rPr>
        <w:t xml:space="preserve">of robotic </w:t>
      </w:r>
      <w:r w:rsidR="00917220">
        <w:rPr>
          <w:b/>
          <w:color w:val="000000" w:themeColor="text1"/>
          <w:kern w:val="24"/>
          <w:sz w:val="24"/>
          <w:szCs w:val="24"/>
        </w:rPr>
        <w:t>strategies</w:t>
      </w:r>
      <w:r w:rsidR="00101A6D" w:rsidRPr="00101A6D">
        <w:rPr>
          <w:b/>
          <w:color w:val="000000" w:themeColor="text1"/>
          <w:kern w:val="24"/>
          <w:sz w:val="24"/>
          <w:szCs w:val="24"/>
        </w:rPr>
        <w:t>.</w:t>
      </w:r>
      <w:r w:rsidR="00101A6D">
        <w:rPr>
          <w:color w:val="000000" w:themeColor="text1"/>
          <w:kern w:val="24"/>
          <w:sz w:val="24"/>
          <w:szCs w:val="24"/>
        </w:rPr>
        <w:t xml:space="preserve"> </w:t>
      </w:r>
      <w:r>
        <w:rPr>
          <w:sz w:val="24"/>
          <w:szCs w:val="24"/>
        </w:rPr>
        <w:t>(A)</w:t>
      </w:r>
      <w:r w:rsidR="00DA37B0">
        <w:rPr>
          <w:sz w:val="24"/>
          <w:szCs w:val="24"/>
        </w:rPr>
        <w:t xml:space="preserve"> Schematic of the excavation are</w:t>
      </w:r>
      <w:r w:rsidR="002D0895">
        <w:rPr>
          <w:sz w:val="24"/>
          <w:szCs w:val="24"/>
        </w:rPr>
        <w:t>n</w:t>
      </w:r>
      <w:r w:rsidR="00DA37B0">
        <w:rPr>
          <w:sz w:val="24"/>
          <w:szCs w:val="24"/>
        </w:rPr>
        <w:t>a</w:t>
      </w:r>
      <w:r w:rsidR="00ED2728">
        <w:rPr>
          <w:sz w:val="24"/>
          <w:szCs w:val="24"/>
        </w:rPr>
        <w:t>. A pink centerline along the tunnel was captured by the robots’ onboard cameras to emulate a pheromone trail to follow.</w:t>
      </w:r>
      <w:r>
        <w:rPr>
          <w:sz w:val="24"/>
          <w:szCs w:val="24"/>
        </w:rPr>
        <w:t xml:space="preserve"> (B</w:t>
      </w:r>
      <w:r w:rsidR="002D0895">
        <w:rPr>
          <w:sz w:val="24"/>
          <w:szCs w:val="24"/>
        </w:rPr>
        <w:t>-D</w:t>
      </w:r>
      <w:r>
        <w:rPr>
          <w:sz w:val="24"/>
          <w:szCs w:val="24"/>
        </w:rPr>
        <w:t xml:space="preserve">) </w:t>
      </w:r>
      <w:r w:rsidR="00DC5718">
        <w:rPr>
          <w:sz w:val="24"/>
          <w:szCs w:val="24"/>
        </w:rPr>
        <w:t xml:space="preserve">Experimental </w:t>
      </w:r>
      <w:r w:rsidR="002D0895" w:rsidRPr="4E1252C7">
        <w:rPr>
          <w:sz w:val="24"/>
          <w:szCs w:val="24"/>
        </w:rPr>
        <w:t>space</w:t>
      </w:r>
      <w:r w:rsidR="002D0895">
        <w:rPr>
          <w:sz w:val="24"/>
          <w:szCs w:val="24"/>
        </w:rPr>
        <w:t>-</w:t>
      </w:r>
      <w:r w:rsidR="002D0895" w:rsidRPr="4E1252C7">
        <w:rPr>
          <w:sz w:val="24"/>
          <w:szCs w:val="24"/>
        </w:rPr>
        <w:t>time overlap</w:t>
      </w:r>
      <w:r w:rsidR="002D0895">
        <w:rPr>
          <w:sz w:val="24"/>
          <w:szCs w:val="24"/>
        </w:rPr>
        <w:t xml:space="preserve"> heat</w:t>
      </w:r>
      <w:r w:rsidR="002D0895" w:rsidRPr="4E1252C7">
        <w:rPr>
          <w:sz w:val="24"/>
          <w:szCs w:val="24"/>
        </w:rPr>
        <w:t xml:space="preserve"> map of robot positions</w:t>
      </w:r>
      <w:r w:rsidR="002D0895">
        <w:rPr>
          <w:sz w:val="24"/>
          <w:szCs w:val="24"/>
        </w:rPr>
        <w:t xml:space="preserve"> (x-axis) for 4-robot trials of </w:t>
      </w:r>
      <w:r w:rsidR="007A30D8">
        <w:rPr>
          <w:sz w:val="24"/>
          <w:szCs w:val="24"/>
        </w:rPr>
        <w:t xml:space="preserve">(B) </w:t>
      </w:r>
      <w:r w:rsidR="002D0895">
        <w:rPr>
          <w:sz w:val="24"/>
          <w:szCs w:val="24"/>
        </w:rPr>
        <w:t>Active digging</w:t>
      </w:r>
      <w:r w:rsidR="00E770D6">
        <w:rPr>
          <w:sz w:val="24"/>
          <w:szCs w:val="24"/>
        </w:rPr>
        <w:t>,</w:t>
      </w:r>
      <w:r w:rsidR="007A30D8">
        <w:rPr>
          <w:sz w:val="24"/>
          <w:szCs w:val="24"/>
        </w:rPr>
        <w:t xml:space="preserve"> (C)</w:t>
      </w:r>
      <w:r>
        <w:rPr>
          <w:sz w:val="24"/>
          <w:szCs w:val="24"/>
        </w:rPr>
        <w:t xml:space="preserve"> </w:t>
      </w:r>
      <w:r w:rsidR="002D0895">
        <w:rPr>
          <w:sz w:val="24"/>
          <w:szCs w:val="24"/>
        </w:rPr>
        <w:t>Lorenz digging and (D) Reversal digging</w:t>
      </w:r>
      <w:r>
        <w:rPr>
          <w:sz w:val="24"/>
          <w:szCs w:val="24"/>
        </w:rPr>
        <w:t>.</w:t>
      </w:r>
      <w:r w:rsidR="00DC5718">
        <w:rPr>
          <w:sz w:val="24"/>
          <w:szCs w:val="24"/>
        </w:rPr>
        <w:t xml:space="preserve"> </w:t>
      </w:r>
      <w:r w:rsidR="005C0106">
        <w:rPr>
          <w:sz w:val="24"/>
          <w:szCs w:val="24"/>
        </w:rPr>
        <w:t xml:space="preserve">Color indicates number of robots </w:t>
      </w:r>
      <w:r w:rsidR="00E770D6">
        <w:rPr>
          <w:sz w:val="24"/>
          <w:szCs w:val="24"/>
        </w:rPr>
        <w:t>occupying a particular space and</w:t>
      </w:r>
      <w:r w:rsidR="005C0106">
        <w:rPr>
          <w:sz w:val="24"/>
          <w:szCs w:val="24"/>
        </w:rPr>
        <w:t xml:space="preserve"> time</w:t>
      </w:r>
      <w:r w:rsidR="0083573E">
        <w:rPr>
          <w:sz w:val="24"/>
          <w:szCs w:val="24"/>
        </w:rPr>
        <w:t xml:space="preserve"> from 1 (purple) to 4 (white) robots</w:t>
      </w:r>
      <w:r w:rsidR="005C0106">
        <w:rPr>
          <w:sz w:val="24"/>
          <w:szCs w:val="24"/>
        </w:rPr>
        <w:t>.</w:t>
      </w:r>
      <w:r w:rsidR="005C0106" w:rsidRPr="00DA37B0">
        <w:rPr>
          <w:sz w:val="24"/>
          <w:szCs w:val="24"/>
        </w:rPr>
        <w:t xml:space="preserve"> </w:t>
      </w:r>
      <w:r w:rsidR="00591D04">
        <w:rPr>
          <w:sz w:val="24"/>
          <w:szCs w:val="24"/>
        </w:rPr>
        <w:t xml:space="preserve">Histograms on top of the graphs </w:t>
      </w:r>
      <w:r w:rsidR="002D0895">
        <w:rPr>
          <w:sz w:val="24"/>
          <w:szCs w:val="24"/>
        </w:rPr>
        <w:t>show the frequency of occurrence of clusters with 2 or more robots at different lateral positions.</w:t>
      </w:r>
      <w:r w:rsidR="005C0106">
        <w:rPr>
          <w:sz w:val="24"/>
          <w:szCs w:val="24"/>
        </w:rPr>
        <w:t xml:space="preserve"> </w:t>
      </w:r>
      <w:r w:rsidR="0083573E">
        <w:rPr>
          <w:sz w:val="24"/>
          <w:szCs w:val="24"/>
        </w:rPr>
        <w:t xml:space="preserve">(E) Illustration of various collision scenarios encountered by robots due to turning (left), forward-backward translation (middle) and movement toward simulated pheromone trail (right). (F-H) Relaxation times for Active (green), Lorenz (light blue) and Reversal (maroon) strategies. </w:t>
      </w:r>
      <w:r w:rsidR="00DA37B0">
        <w:rPr>
          <w:sz w:val="24"/>
          <w:szCs w:val="24"/>
        </w:rPr>
        <w:t>(</w:t>
      </w:r>
      <w:r w:rsidR="0083573E">
        <w:rPr>
          <w:sz w:val="24"/>
          <w:szCs w:val="24"/>
        </w:rPr>
        <w:t>F</w:t>
      </w:r>
      <w:r w:rsidR="00DA37B0">
        <w:rPr>
          <w:sz w:val="24"/>
          <w:szCs w:val="24"/>
        </w:rPr>
        <w:t xml:space="preserve">) </w:t>
      </w:r>
      <w:r w:rsidR="005C0106">
        <w:rPr>
          <w:sz w:val="24"/>
          <w:szCs w:val="24"/>
        </w:rPr>
        <w:t>Relaxation time vs aggregation size for 3-robot (solid) and</w:t>
      </w:r>
      <w:r w:rsidR="00591D04">
        <w:rPr>
          <w:sz w:val="24"/>
          <w:szCs w:val="24"/>
        </w:rPr>
        <w:t xml:space="preserve"> 4-robot (dashed) trials. (Inset) S</w:t>
      </w:r>
      <w:r w:rsidR="005C0106">
        <w:rPr>
          <w:sz w:val="24"/>
          <w:szCs w:val="24"/>
        </w:rPr>
        <w:t>ample average correlation curves, Q(</w:t>
      </w:r>
      <w:r w:rsidR="005C0106" w:rsidRPr="005C0106">
        <w:rPr>
          <w:rFonts w:ascii="Symbol" w:hAnsi="Symbol"/>
          <w:sz w:val="24"/>
          <w:szCs w:val="24"/>
        </w:rPr>
        <w:t></w:t>
      </w:r>
      <w:r w:rsidR="005C0106">
        <w:rPr>
          <w:sz w:val="24"/>
          <w:szCs w:val="24"/>
        </w:rPr>
        <w:t>),</w:t>
      </w:r>
      <w:r w:rsidR="00591D04">
        <w:rPr>
          <w:sz w:val="24"/>
          <w:szCs w:val="24"/>
        </w:rPr>
        <w:t xml:space="preserve"> measure how </w:t>
      </w:r>
      <w:r w:rsidR="005C0106">
        <w:rPr>
          <w:sz w:val="24"/>
          <w:szCs w:val="24"/>
        </w:rPr>
        <w:t xml:space="preserve">1 (purple), </w:t>
      </w:r>
      <w:r w:rsidR="005C0106">
        <w:rPr>
          <w:sz w:val="24"/>
          <w:szCs w:val="24"/>
        </w:rPr>
        <w:lastRenderedPageBreak/>
        <w:t xml:space="preserve">2 (orange), 3 (yellow) and 4 (white) robot aggregations </w:t>
      </w:r>
      <w:r w:rsidR="00591D04">
        <w:rPr>
          <w:sz w:val="24"/>
          <w:szCs w:val="24"/>
        </w:rPr>
        <w:t xml:space="preserve">dissolve over time </w:t>
      </w:r>
      <w:r w:rsidR="005C0106">
        <w:rPr>
          <w:sz w:val="24"/>
          <w:szCs w:val="24"/>
        </w:rPr>
        <w:t>during 4-robot reversal trials; shaded region indicates 1/2 standard deviation above and below average curves. (</w:t>
      </w:r>
      <w:r w:rsidR="0083573E">
        <w:rPr>
          <w:sz w:val="24"/>
          <w:szCs w:val="24"/>
        </w:rPr>
        <w:t>G</w:t>
      </w:r>
      <w:r w:rsidR="005C0106">
        <w:rPr>
          <w:sz w:val="24"/>
          <w:szCs w:val="24"/>
        </w:rPr>
        <w:t xml:space="preserve">) </w:t>
      </w:r>
      <w:r w:rsidR="007D440A">
        <w:rPr>
          <w:sz w:val="24"/>
          <w:szCs w:val="24"/>
        </w:rPr>
        <w:t>Relaxation times vs density for 4-robot trials</w:t>
      </w:r>
      <w:r w:rsidR="005C0106">
        <w:rPr>
          <w:sz w:val="24"/>
          <w:szCs w:val="24"/>
        </w:rPr>
        <w:t xml:space="preserve"> and (</w:t>
      </w:r>
      <w:r w:rsidR="0083573E">
        <w:rPr>
          <w:sz w:val="24"/>
          <w:szCs w:val="24"/>
        </w:rPr>
        <w:t>H</w:t>
      </w:r>
      <w:r w:rsidR="005C0106">
        <w:rPr>
          <w:sz w:val="24"/>
          <w:szCs w:val="24"/>
        </w:rPr>
        <w:t>) corresponding</w:t>
      </w:r>
      <w:r w:rsidR="007D440A">
        <w:rPr>
          <w:sz w:val="24"/>
          <w:szCs w:val="24"/>
        </w:rPr>
        <w:t xml:space="preserve"> number of aggregation occurrences vs aggregation </w:t>
      </w:r>
      <w:commentRangeStart w:id="71"/>
      <w:r w:rsidR="007D440A">
        <w:rPr>
          <w:sz w:val="24"/>
          <w:szCs w:val="24"/>
        </w:rPr>
        <w:t>density</w:t>
      </w:r>
      <w:commentRangeEnd w:id="71"/>
      <w:r w:rsidR="008E2776">
        <w:rPr>
          <w:rStyle w:val="CommentReference"/>
          <w:rFonts w:eastAsia="Times New Roman"/>
        </w:rPr>
        <w:commentReference w:id="71"/>
      </w:r>
      <w:r w:rsidR="0083573E">
        <w:rPr>
          <w:sz w:val="24"/>
          <w:szCs w:val="24"/>
        </w:rPr>
        <w:t>.</w:t>
      </w:r>
    </w:p>
    <w:p w14:paraId="50535117" w14:textId="74D50755" w:rsidR="00CE17AB" w:rsidRPr="00A90960" w:rsidRDefault="006E7D2F">
      <w:r>
        <w:rPr>
          <w:b/>
          <w:noProof/>
          <w:sz w:val="24"/>
          <w:szCs w:val="24"/>
        </w:rPr>
        <mc:AlternateContent>
          <mc:Choice Requires="wps">
            <w:drawing>
              <wp:anchor distT="0" distB="0" distL="114300" distR="114300" simplePos="0" relativeHeight="251659264" behindDoc="0" locked="0" layoutInCell="1" allowOverlap="1" wp14:anchorId="690DDCE6" wp14:editId="53E0657B">
                <wp:simplePos x="0" y="0"/>
                <wp:positionH relativeFrom="column">
                  <wp:posOffset>3461385</wp:posOffset>
                </wp:positionH>
                <wp:positionV relativeFrom="paragraph">
                  <wp:posOffset>142875</wp:posOffset>
                </wp:positionV>
                <wp:extent cx="272415" cy="173990"/>
                <wp:effectExtent l="0" t="0" r="0" b="0"/>
                <wp:wrapNone/>
                <wp:docPr id="2" nam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2415" cy="17399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w16se="http://schemas.microsoft.com/office/word/2015/wordml/symex" xmlns:cx1="http://schemas.microsoft.com/office/drawing/2015/9/8/chartex" xmlns:cx="http://schemas.microsoft.com/office/drawing/2014/chartex">
            <w:pict>
              <v:shapetype w14:anchorId="43C7F961" id="_x0000_t32" coordsize="21600,21600" o:spt="32" o:oned="t" path="m,l21600,21600e" filled="f">
                <v:path arrowok="t" fillok="f" o:connecttype="none"/>
                <o:lock v:ext="edit" shapetype="t"/>
              </v:shapetype>
              <v:shape id=" 19" o:spid="_x0000_s1026" type="#_x0000_t32" style="position:absolute;margin-left:272.55pt;margin-top:11.25pt;width:21.45pt;height:1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" stroked="f">
                <o:lock v:ext="edit" shapetype="f"/>
              </v:shape>
            </w:pict>
          </mc:Fallback>
        </mc:AlternateContent>
      </w:r>
    </w:p>
    <w:sectPr w:rsidR="00CE17AB" w:rsidRPr="00A90960" w:rsidSect="00D73714">
      <w:headerReference w:type="first" r:id="rId15"/>
      <w:pgSz w:w="12240" w:h="15840"/>
      <w:pgMar w:top="1440" w:right="1440" w:bottom="1440" w:left="1440" w:header="432"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Jeff" w:date="2017-02-09T21:35:00Z" w:initials="J">
    <w:p w14:paraId="6640A3D5" w14:textId="58A384E8" w:rsidR="00CE4501" w:rsidRDefault="00CE4501" w:rsidP="00CE4501">
      <w:pPr>
        <w:pStyle w:val="CommentText"/>
      </w:pPr>
      <w:r>
        <w:rPr>
          <w:rStyle w:val="CommentReference"/>
        </w:rPr>
        <w:annotationRef/>
      </w:r>
      <w:r>
        <w:t>Mg: This sentence, which seems to provide some results, doesn’t really fit here so early in the Introduction.  In general, I’m not sure this entire sentence is necessary.</w:t>
      </w:r>
    </w:p>
    <w:p w14:paraId="58DA0CDA" w14:textId="77777777" w:rsidR="00CE4501" w:rsidRDefault="00CE4501" w:rsidP="00CE4501">
      <w:pPr>
        <w:pStyle w:val="CommentText"/>
      </w:pPr>
    </w:p>
    <w:p w14:paraId="402BE54E" w14:textId="44C84FCC" w:rsidR="00CE4501" w:rsidRDefault="00CE4501" w:rsidP="00CE4501">
      <w:pPr>
        <w:pStyle w:val="CommentText"/>
      </w:pPr>
      <w:r>
        <w:t xml:space="preserve">DIG: Yep, just parts will do  </w:t>
      </w:r>
      <w:r w:rsidR="00D45D73">
        <w:t>AND CITE MATARIC PAPERS ETC</w:t>
      </w:r>
    </w:p>
    <w:p w14:paraId="1ABE08ED" w14:textId="07691B15" w:rsidR="00CE4501" w:rsidRDefault="00CE4501">
      <w:pPr>
        <w:pStyle w:val="CommentText"/>
      </w:pPr>
    </w:p>
  </w:comment>
  <w:comment w:id="3" w:author="Daniel Goldman" w:date="2017-02-13T12:53:00Z" w:initials="DG">
    <w:p w14:paraId="04AD66CB" w14:textId="77777777" w:rsidR="00653441" w:rsidRDefault="00084DCC" w:rsidP="00084DCC">
      <w:r>
        <w:rPr>
          <w:rStyle w:val="CommentReference"/>
        </w:rPr>
        <w:annotationRef/>
      </w:r>
      <w:r w:rsidR="00653441">
        <w:t>FROM ROSS:</w:t>
      </w:r>
    </w:p>
    <w:p w14:paraId="2BB86AC7" w14:textId="77777777" w:rsidR="00653441" w:rsidRDefault="00653441" w:rsidP="00084DCC"/>
    <w:p w14:paraId="16A78C95" w14:textId="0B4D335F" w:rsidR="00084DCC" w:rsidRDefault="00084DCC" w:rsidP="00084DCC">
      <w:r>
        <w:t>This topic straddles two subjects of research in collective robotic systems: task allocation and interference. With regards to task allocation, a bulk of the literature focuses on centralized control and market-based task distribution, though some decentralized ant-emulating methods have been researched. Perhaps the most relevant work is that by Krieger et al. 2000 and Yang et al. 2009. Both utilized activation threshold equations which enabled robots to be determine behaviors based on various local inputs. However, these studies investigated the best way for systems to manage energy consumption in situations where energy must be expended to forage and find more energy sources. These studies focused on local algorithms to manage energy consumption, while the research you intend to present is not concerned with the robotic control algorithm. Your research takes a step back, and identifies the workload distribution that swarming robotic control algorithms such as those by Krieger and Yang should attempt to emulate when engaged in high-interference transportation tasks.</w:t>
      </w:r>
    </w:p>
    <w:p w14:paraId="34C8F477" w14:textId="77777777" w:rsidR="00084DCC" w:rsidRDefault="00084DCC" w:rsidP="00084DCC"/>
    <w:p w14:paraId="1C5745E2" w14:textId="77777777" w:rsidR="00084DCC" w:rsidRDefault="00084DCC" w:rsidP="00084DCC">
      <w:r>
        <w:t>Physical interference in robot-dense systems has been explored by researchers such as Lerman and Galstyan 2002, who present data that I find remarkably similar to data I have seen presented in our lab for active systems. Many methods have been employed to mitigate interference, such as workspace partitioning, or reduce interference cost, such as Vaughan’s aggression interactions. Interference management has not been handled by intentionally modulating workload distribution. The agents in other interference-management papers perform varying tasks with equal engagement; the agents in Lorenz systems all perform the same task with varying rates of engagement.</w:t>
      </w:r>
    </w:p>
    <w:p w14:paraId="16F6BF96" w14:textId="13209145" w:rsidR="00084DCC" w:rsidRDefault="00084DCC">
      <w:pPr>
        <w:pStyle w:val="CommentText"/>
      </w:pPr>
    </w:p>
  </w:comment>
  <w:comment w:id="4" w:author="MG" w:date="2017-02-01T09:39:00Z" w:initials="MG">
    <w:p w14:paraId="438ED050" w14:textId="77777777" w:rsidR="00D971B2" w:rsidRDefault="00D971B2" w:rsidP="00D971B2">
      <w:pPr>
        <w:pStyle w:val="CommentText"/>
      </w:pPr>
      <w:r>
        <w:rPr>
          <w:rStyle w:val="CommentReference"/>
        </w:rPr>
        <w:annotationRef/>
      </w:r>
      <w:r>
        <w:t xml:space="preserve">Woah.  This can’t be right.  Perhaps you mean ‘global animal biomass’ or ‘global insect biomass’.    </w:t>
      </w:r>
    </w:p>
    <w:p w14:paraId="58DA5837" w14:textId="77777777" w:rsidR="00D971B2" w:rsidRDefault="00D971B2" w:rsidP="00D971B2">
      <w:pPr>
        <w:pStyle w:val="CommentText"/>
      </w:pPr>
    </w:p>
    <w:p w14:paraId="4B7716F0" w14:textId="77777777" w:rsidR="00D971B2" w:rsidRDefault="00D971B2" w:rsidP="00D971B2">
      <w:pPr>
        <w:pStyle w:val="CommentText"/>
      </w:pPr>
      <w:r>
        <w:t>DIG: where did this come from, check!</w:t>
      </w:r>
    </w:p>
  </w:comment>
  <w:comment w:id="10" w:author="MG" w:date="2017-02-01T09:46:00Z" w:initials="MG">
    <w:p w14:paraId="07874F0C" w14:textId="77777777" w:rsidR="00A56AC5" w:rsidRDefault="00A56AC5" w:rsidP="00A56AC5">
      <w:pPr>
        <w:pStyle w:val="CommentText"/>
      </w:pPr>
      <w:r>
        <w:rPr>
          <w:rStyle w:val="CommentReference"/>
        </w:rPr>
        <w:annotationRef/>
      </w:r>
      <w:r>
        <w:t xml:space="preserve">Would be nice to make this important result ‘pop’ a bit more.  </w:t>
      </w:r>
    </w:p>
    <w:p w14:paraId="6CF03169" w14:textId="77777777" w:rsidR="00A56AC5" w:rsidRDefault="00A56AC5" w:rsidP="00A56AC5">
      <w:pPr>
        <w:pStyle w:val="CommentText"/>
      </w:pPr>
    </w:p>
    <w:p w14:paraId="55A46FDF" w14:textId="77777777" w:rsidR="00A56AC5" w:rsidRDefault="00A56AC5" w:rsidP="00A56AC5">
      <w:pPr>
        <w:pStyle w:val="CommentText"/>
      </w:pPr>
      <w:r>
        <w:t>DIG: agreed</w:t>
      </w:r>
    </w:p>
  </w:comment>
  <w:comment w:id="12" w:author="Daniel Goldman" w:date="2017-02-10T16:11:00Z" w:initials="DG">
    <w:p w14:paraId="4C94B7B1" w14:textId="0D363533" w:rsidR="008504A5" w:rsidRDefault="008504A5">
      <w:pPr>
        <w:pStyle w:val="CommentText"/>
      </w:pPr>
      <w:r>
        <w:rPr>
          <w:rStyle w:val="CommentReference"/>
        </w:rPr>
        <w:annotationRef/>
      </w:r>
      <w:hyperlink r:id="rId1" w:anchor="v=onepage&amp;q=Mataric%20brooks&amp;f=false" w:history="1">
        <w:r w:rsidR="00D22D1C" w:rsidRPr="00D5166B">
          <w:rPr>
            <w:rStyle w:val="Hyperlink"/>
          </w:rPr>
          <w:t>https://books.google.com/books?hl=en&amp;lr=&amp;id=teHhVHk3a54C&amp;oi=fnd&amp;pg=PA432&amp;dq=Mataric+brooks&amp;ots=h-wf8uTq-p&amp;sig=G2eUh64lW0iMw4NwcvQlf_PPzRs#v=onepage&amp;q=Mataric%20brooks&amp;f=false</w:t>
        </w:r>
      </w:hyperlink>
    </w:p>
    <w:p w14:paraId="2ABB847C" w14:textId="73A3A37D" w:rsidR="00D22D1C" w:rsidRDefault="00D22D1C">
      <w:pPr>
        <w:pStyle w:val="CommentText"/>
      </w:pPr>
    </w:p>
    <w:p w14:paraId="67C3FAED" w14:textId="10963AF5" w:rsidR="00D22D1C" w:rsidRDefault="00D22D1C">
      <w:pPr>
        <w:pStyle w:val="CommentText"/>
      </w:pPr>
      <w:r w:rsidRPr="00D22D1C">
        <w:t>http://citeseerx.ist.psu.edu/viewdoc/download?doi=10.1.1.698.3634&amp;rep=rep1&amp;type=pdf</w:t>
      </w:r>
    </w:p>
  </w:comment>
  <w:comment w:id="67" w:author="Jeff" w:date="2017-02-09T22:21:00Z" w:initials="J">
    <w:p w14:paraId="24C5D2A4" w14:textId="77777777" w:rsidR="0012741A" w:rsidRDefault="0012741A">
      <w:pPr>
        <w:pStyle w:val="CommentText"/>
      </w:pPr>
      <w:r>
        <w:rPr>
          <w:rStyle w:val="CommentReference"/>
        </w:rPr>
        <w:annotationRef/>
      </w:r>
      <w:r>
        <w:t xml:space="preserve">FIG 2 Comments: </w:t>
      </w:r>
    </w:p>
    <w:p w14:paraId="542EB146" w14:textId="77777777" w:rsidR="0012741A" w:rsidRDefault="0012741A" w:rsidP="0012741A">
      <w:pPr>
        <w:pStyle w:val="CommentText"/>
      </w:pPr>
      <w:r>
        <w:t xml:space="preserve">This is interesting stuff, but the images are so compressed that it is hard to see the details.  Not sure there is much we can do here.  </w:t>
      </w:r>
    </w:p>
    <w:p w14:paraId="1E53A026" w14:textId="77777777" w:rsidR="0012741A" w:rsidRDefault="0012741A" w:rsidP="0012741A">
      <w:pPr>
        <w:pStyle w:val="CommentText"/>
      </w:pPr>
    </w:p>
    <w:p w14:paraId="319F1DCC" w14:textId="16AE1519" w:rsidR="0012741A" w:rsidRDefault="0012741A" w:rsidP="0012741A">
      <w:pPr>
        <w:pStyle w:val="CommentText"/>
      </w:pPr>
      <w:r>
        <w:t>DIG: Maybe we put E below D and make D span column.</w:t>
      </w:r>
    </w:p>
    <w:p w14:paraId="2F6C26E4" w14:textId="631CC541" w:rsidR="0012741A" w:rsidRDefault="0012741A" w:rsidP="0012741A">
      <w:pPr>
        <w:pStyle w:val="CommentText"/>
      </w:pPr>
    </w:p>
    <w:p w14:paraId="585729B5" w14:textId="77777777" w:rsidR="0012741A" w:rsidRDefault="0012741A" w:rsidP="0012741A">
      <w:pPr>
        <w:pStyle w:val="CommentText"/>
      </w:pPr>
      <w:r>
        <w:t xml:space="preserve">Seems odd to have this figure here.  It’s a great figure so I hate to see it removed.  But it would be better if it were a real photograph rather than a hand drawing.  </w:t>
      </w:r>
    </w:p>
    <w:p w14:paraId="22E7DCA6" w14:textId="77777777" w:rsidR="0012741A" w:rsidRDefault="0012741A" w:rsidP="0012741A">
      <w:pPr>
        <w:pStyle w:val="CommentText"/>
      </w:pPr>
    </w:p>
    <w:p w14:paraId="61C832F1" w14:textId="34088241" w:rsidR="0012741A" w:rsidRDefault="0012741A" w:rsidP="0012741A">
      <w:pPr>
        <w:pStyle w:val="CommentText"/>
      </w:pPr>
      <w:r>
        <w:t>DIG: I don’t object too much to cartoons..maybe we include real images in SoM?</w:t>
      </w:r>
    </w:p>
    <w:p w14:paraId="7B5B5507" w14:textId="77777777" w:rsidR="0012741A" w:rsidRDefault="0012741A" w:rsidP="0012741A">
      <w:pPr>
        <w:pStyle w:val="CommentText"/>
      </w:pPr>
    </w:p>
    <w:p w14:paraId="0CF9E847" w14:textId="4046E8BC" w:rsidR="0012741A" w:rsidRDefault="0012741A" w:rsidP="0012741A">
      <w:pPr>
        <w:pStyle w:val="CommentText"/>
      </w:pPr>
    </w:p>
  </w:comment>
  <w:comment w:id="69" w:author="Jeff" w:date="2017-02-09T22:24:00Z" w:initials="J">
    <w:p w14:paraId="5FE7EF90" w14:textId="77777777" w:rsidR="00591D04" w:rsidRDefault="00591D04" w:rsidP="00591D04">
      <w:pPr>
        <w:pStyle w:val="CommentText"/>
      </w:pPr>
      <w:r>
        <w:rPr>
          <w:rStyle w:val="CommentReference"/>
        </w:rPr>
        <w:annotationRef/>
      </w:r>
      <w:r>
        <w:t>This is certainly cool.  But I wonder if it is necessary to describe the details of the GA algorithm here (or at all).  That is, is this a known algorithm to the readers and reviewers?  And will the introduction of terms such as ‘gene’ and ‘chromosome’ draw unnecessary ire from biologists?  Perhaps this should be put in the supplementary?</w:t>
      </w:r>
    </w:p>
    <w:p w14:paraId="5FDE55AE" w14:textId="77777777" w:rsidR="00591D04" w:rsidRDefault="00591D04" w:rsidP="00591D04">
      <w:pPr>
        <w:pStyle w:val="CommentText"/>
      </w:pPr>
    </w:p>
    <w:p w14:paraId="56D7F453" w14:textId="6F89E367" w:rsidR="00591D04" w:rsidRDefault="00591D04" w:rsidP="00591D04">
      <w:pPr>
        <w:pStyle w:val="CommentText"/>
      </w:pPr>
      <w:r>
        <w:t>DIG: good points, this was my idea…maybe you (and Will who objected) are correct…</w:t>
      </w:r>
    </w:p>
  </w:comment>
  <w:comment w:id="71" w:author="Jeff" w:date="2017-02-09T22:29:00Z" w:initials="J">
    <w:p w14:paraId="50C74F92" w14:textId="77777777" w:rsidR="008E2776" w:rsidRDefault="008E2776" w:rsidP="008E2776">
      <w:pPr>
        <w:pStyle w:val="CommentText"/>
      </w:pPr>
      <w:r>
        <w:rPr>
          <w:rStyle w:val="CommentReference"/>
        </w:rPr>
        <w:annotationRef/>
      </w:r>
      <w:r>
        <w:t xml:space="preserve">It’s a beautiful figure.  But, wouldn’t an actual photo be better than an ‘artist’s rendering’?  </w:t>
      </w:r>
    </w:p>
    <w:p w14:paraId="09446A23" w14:textId="77777777" w:rsidR="008E2776" w:rsidRDefault="008E2776" w:rsidP="008E2776">
      <w:pPr>
        <w:pStyle w:val="CommentText"/>
      </w:pPr>
    </w:p>
    <w:p w14:paraId="0D2323A1" w14:textId="20A868E1" w:rsidR="008E2776" w:rsidRDefault="008E2776" w:rsidP="008E2776">
      <w:pPr>
        <w:pStyle w:val="CommentText"/>
      </w:pPr>
      <w:r>
        <w:t>DIG: I like the cartoon “granular” pic…real images are too blury, but I think like for ants we can include a sequence in SoM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BE08ED" w15:done="0"/>
  <w15:commentEx w15:paraId="16F6BF96" w15:done="0"/>
  <w15:commentEx w15:paraId="4B7716F0" w15:done="0"/>
  <w15:commentEx w15:paraId="55A46FDF" w15:done="0"/>
  <w15:commentEx w15:paraId="67C3FAED" w15:done="0"/>
  <w15:commentEx w15:paraId="0CF9E847" w15:done="0"/>
  <w15:commentEx w15:paraId="56D7F453" w15:done="0"/>
  <w15:commentEx w15:paraId="0D2323A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F4854F" w14:textId="77777777" w:rsidR="00BF3E0C" w:rsidRDefault="00BF3E0C" w:rsidP="00D73714">
      <w:r>
        <w:separator/>
      </w:r>
    </w:p>
  </w:endnote>
  <w:endnote w:type="continuationSeparator" w:id="0">
    <w:p w14:paraId="6E321A25" w14:textId="77777777" w:rsidR="00BF3E0C" w:rsidRDefault="00BF3E0C" w:rsidP="00D7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Grande">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lissRegular">
    <w:panose1 w:val="00000000000000000000"/>
    <w:charset w:val="00"/>
    <w:family w:val="roman"/>
    <w:notTrueType/>
    <w:pitch w:val="variable"/>
    <w:sig w:usb0="00000003" w:usb1="00000000" w:usb2="00000000" w:usb3="00000000" w:csb0="00000001" w:csb1="00000000"/>
  </w:font>
  <w:font w:name="BlissMedium">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MS UI Gothic">
    <w:panose1 w:val="020B0600070205080204"/>
    <w:charset w:val="80"/>
    <w:family w:val="swiss"/>
    <w:pitch w:val="variable"/>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BHCMK K+ Gulliver">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A7D735" w14:textId="77777777" w:rsidR="00BF3E0C" w:rsidRDefault="00BF3E0C" w:rsidP="00D73714">
      <w:r>
        <w:separator/>
      </w:r>
    </w:p>
  </w:footnote>
  <w:footnote w:type="continuationSeparator" w:id="0">
    <w:p w14:paraId="45916E73" w14:textId="77777777" w:rsidR="00BF3E0C" w:rsidRDefault="00BF3E0C" w:rsidP="00D737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FD121" w14:textId="77777777" w:rsidR="00F939D9" w:rsidRPr="00204015" w:rsidRDefault="00F939D9" w:rsidP="00D73714">
    <w:pPr>
      <w:pStyle w:val="Header"/>
    </w:pPr>
    <w:r>
      <w:rPr>
        <w:noProof/>
      </w:rPr>
      <w:drawing>
        <wp:anchor distT="0" distB="0" distL="114300" distR="114300" simplePos="0" relativeHeight="251657728" behindDoc="0" locked="0" layoutInCell="1" allowOverlap="1" wp14:anchorId="4E454825" wp14:editId="52ED972C">
          <wp:simplePos x="0" y="0"/>
          <wp:positionH relativeFrom="column">
            <wp:posOffset>38100</wp:posOffset>
          </wp:positionH>
          <wp:positionV relativeFrom="paragraph">
            <wp:posOffset>-83185</wp:posOffset>
          </wp:positionV>
          <wp:extent cx="682625" cy="368300"/>
          <wp:effectExtent l="0" t="0" r="3175" b="0"/>
          <wp:wrapSquare wrapText="bothSides"/>
          <wp:docPr id="1" name="Picture 1" descr="science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ience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2625" cy="368300"/>
                  </a:xfrm>
                  <a:prstGeom prst="rect">
                    <a:avLst/>
                  </a:prstGeom>
                  <a:noFill/>
                </pic:spPr>
              </pic:pic>
            </a:graphicData>
          </a:graphic>
        </wp:anchor>
      </w:drawing>
    </w:r>
    <w:r>
      <w:tab/>
    </w:r>
    <w:r w:rsidRPr="00204015">
      <w:t>Submitted Manuscript:  Confidential</w:t>
    </w:r>
    <w:r>
      <w:tab/>
      <w:t>27 December 2011</w:t>
    </w:r>
  </w:p>
  <w:p w14:paraId="7EA6A15F" w14:textId="77777777" w:rsidR="00F939D9" w:rsidRDefault="00F939D9" w:rsidP="00D737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8306B60"/>
    <w:lvl w:ilvl="0">
      <w:start w:val="1"/>
      <w:numFmt w:val="decimal"/>
      <w:lvlText w:val="%1."/>
      <w:lvlJc w:val="left"/>
      <w:pPr>
        <w:tabs>
          <w:tab w:val="num" w:pos="1800"/>
        </w:tabs>
        <w:ind w:left="1800" w:hanging="360"/>
      </w:pPr>
    </w:lvl>
  </w:abstractNum>
  <w:abstractNum w:abstractNumId="1">
    <w:nsid w:val="FFFFFF7D"/>
    <w:multiLevelType w:val="singleLevel"/>
    <w:tmpl w:val="12C0A9CE"/>
    <w:lvl w:ilvl="0">
      <w:start w:val="1"/>
      <w:numFmt w:val="decimal"/>
      <w:lvlText w:val="%1."/>
      <w:lvlJc w:val="left"/>
      <w:pPr>
        <w:tabs>
          <w:tab w:val="num" w:pos="1440"/>
        </w:tabs>
        <w:ind w:left="1440" w:hanging="360"/>
      </w:pPr>
    </w:lvl>
  </w:abstractNum>
  <w:abstractNum w:abstractNumId="2">
    <w:nsid w:val="FFFFFF7E"/>
    <w:multiLevelType w:val="singleLevel"/>
    <w:tmpl w:val="FFF87976"/>
    <w:lvl w:ilvl="0">
      <w:start w:val="1"/>
      <w:numFmt w:val="decimal"/>
      <w:lvlText w:val="%1."/>
      <w:lvlJc w:val="left"/>
      <w:pPr>
        <w:tabs>
          <w:tab w:val="num" w:pos="1080"/>
        </w:tabs>
        <w:ind w:left="1080" w:hanging="360"/>
      </w:pPr>
    </w:lvl>
  </w:abstractNum>
  <w:abstractNum w:abstractNumId="3">
    <w:nsid w:val="FFFFFF7F"/>
    <w:multiLevelType w:val="singleLevel"/>
    <w:tmpl w:val="57B8ABE4"/>
    <w:lvl w:ilvl="0">
      <w:start w:val="1"/>
      <w:numFmt w:val="decimal"/>
      <w:lvlText w:val="%1."/>
      <w:lvlJc w:val="left"/>
      <w:pPr>
        <w:tabs>
          <w:tab w:val="num" w:pos="720"/>
        </w:tabs>
        <w:ind w:left="720" w:hanging="360"/>
      </w:pPr>
    </w:lvl>
  </w:abstractNum>
  <w:abstractNum w:abstractNumId="4">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0088B0"/>
    <w:lvl w:ilvl="0">
      <w:start w:val="1"/>
      <w:numFmt w:val="decimal"/>
      <w:lvlText w:val="%1."/>
      <w:lvlJc w:val="left"/>
      <w:pPr>
        <w:tabs>
          <w:tab w:val="num" w:pos="360"/>
        </w:tabs>
        <w:ind w:left="360" w:hanging="360"/>
      </w:pPr>
    </w:lvl>
  </w:abstractNum>
  <w:abstractNum w:abstractNumId="9">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nsid w:val="09BA5702"/>
    <w:multiLevelType w:val="hybridMultilevel"/>
    <w:tmpl w:val="2D3CCEE6"/>
    <w:lvl w:ilvl="0" w:tplc="CC4864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5602FBD"/>
    <w:multiLevelType w:val="hybridMultilevel"/>
    <w:tmpl w:val="4AD8BBCA"/>
    <w:lvl w:ilvl="0" w:tplc="AFA84B88">
      <w:start w:val="1"/>
      <w:numFmt w:val="bullet"/>
      <w:lvlText w:val="•"/>
      <w:lvlJc w:val="left"/>
      <w:pPr>
        <w:tabs>
          <w:tab w:val="num" w:pos="720"/>
        </w:tabs>
        <w:ind w:left="720" w:hanging="360"/>
      </w:pPr>
      <w:rPr>
        <w:rFonts w:ascii="Arial" w:hAnsi="Arial" w:hint="default"/>
      </w:rPr>
    </w:lvl>
    <w:lvl w:ilvl="1" w:tplc="34CE3360" w:tentative="1">
      <w:start w:val="1"/>
      <w:numFmt w:val="bullet"/>
      <w:lvlText w:val="•"/>
      <w:lvlJc w:val="left"/>
      <w:pPr>
        <w:tabs>
          <w:tab w:val="num" w:pos="1440"/>
        </w:tabs>
        <w:ind w:left="1440" w:hanging="360"/>
      </w:pPr>
      <w:rPr>
        <w:rFonts w:ascii="Arial" w:hAnsi="Arial" w:hint="default"/>
      </w:rPr>
    </w:lvl>
    <w:lvl w:ilvl="2" w:tplc="5C2EBBA2" w:tentative="1">
      <w:start w:val="1"/>
      <w:numFmt w:val="bullet"/>
      <w:lvlText w:val="•"/>
      <w:lvlJc w:val="left"/>
      <w:pPr>
        <w:tabs>
          <w:tab w:val="num" w:pos="2160"/>
        </w:tabs>
        <w:ind w:left="2160" w:hanging="360"/>
      </w:pPr>
      <w:rPr>
        <w:rFonts w:ascii="Arial" w:hAnsi="Arial" w:hint="default"/>
      </w:rPr>
    </w:lvl>
    <w:lvl w:ilvl="3" w:tplc="B15A5D90" w:tentative="1">
      <w:start w:val="1"/>
      <w:numFmt w:val="bullet"/>
      <w:lvlText w:val="•"/>
      <w:lvlJc w:val="left"/>
      <w:pPr>
        <w:tabs>
          <w:tab w:val="num" w:pos="2880"/>
        </w:tabs>
        <w:ind w:left="2880" w:hanging="360"/>
      </w:pPr>
      <w:rPr>
        <w:rFonts w:ascii="Arial" w:hAnsi="Arial" w:hint="default"/>
      </w:rPr>
    </w:lvl>
    <w:lvl w:ilvl="4" w:tplc="F2508CF4" w:tentative="1">
      <w:start w:val="1"/>
      <w:numFmt w:val="bullet"/>
      <w:lvlText w:val="•"/>
      <w:lvlJc w:val="left"/>
      <w:pPr>
        <w:tabs>
          <w:tab w:val="num" w:pos="3600"/>
        </w:tabs>
        <w:ind w:left="3600" w:hanging="360"/>
      </w:pPr>
      <w:rPr>
        <w:rFonts w:ascii="Arial" w:hAnsi="Arial" w:hint="default"/>
      </w:rPr>
    </w:lvl>
    <w:lvl w:ilvl="5" w:tplc="EA4E7734" w:tentative="1">
      <w:start w:val="1"/>
      <w:numFmt w:val="bullet"/>
      <w:lvlText w:val="•"/>
      <w:lvlJc w:val="left"/>
      <w:pPr>
        <w:tabs>
          <w:tab w:val="num" w:pos="4320"/>
        </w:tabs>
        <w:ind w:left="4320" w:hanging="360"/>
      </w:pPr>
      <w:rPr>
        <w:rFonts w:ascii="Arial" w:hAnsi="Arial" w:hint="default"/>
      </w:rPr>
    </w:lvl>
    <w:lvl w:ilvl="6" w:tplc="64F8EC02" w:tentative="1">
      <w:start w:val="1"/>
      <w:numFmt w:val="bullet"/>
      <w:lvlText w:val="•"/>
      <w:lvlJc w:val="left"/>
      <w:pPr>
        <w:tabs>
          <w:tab w:val="num" w:pos="5040"/>
        </w:tabs>
        <w:ind w:left="5040" w:hanging="360"/>
      </w:pPr>
      <w:rPr>
        <w:rFonts w:ascii="Arial" w:hAnsi="Arial" w:hint="default"/>
      </w:rPr>
    </w:lvl>
    <w:lvl w:ilvl="7" w:tplc="B2CE14BA" w:tentative="1">
      <w:start w:val="1"/>
      <w:numFmt w:val="bullet"/>
      <w:lvlText w:val="•"/>
      <w:lvlJc w:val="left"/>
      <w:pPr>
        <w:tabs>
          <w:tab w:val="num" w:pos="5760"/>
        </w:tabs>
        <w:ind w:left="5760" w:hanging="360"/>
      </w:pPr>
      <w:rPr>
        <w:rFonts w:ascii="Arial" w:hAnsi="Arial" w:hint="default"/>
      </w:rPr>
    </w:lvl>
    <w:lvl w:ilvl="8" w:tplc="A8E6FCB0" w:tentative="1">
      <w:start w:val="1"/>
      <w:numFmt w:val="bullet"/>
      <w:lvlText w:val="•"/>
      <w:lvlJc w:val="left"/>
      <w:pPr>
        <w:tabs>
          <w:tab w:val="num" w:pos="6480"/>
        </w:tabs>
        <w:ind w:left="6480" w:hanging="360"/>
      </w:pPr>
      <w:rPr>
        <w:rFonts w:ascii="Arial" w:hAnsi="Arial" w:hint="default"/>
      </w:rPr>
    </w:lvl>
  </w:abstractNum>
  <w:abstractNum w:abstractNumId="13">
    <w:nsid w:val="20E539E4"/>
    <w:multiLevelType w:val="hybridMultilevel"/>
    <w:tmpl w:val="4EB4C90C"/>
    <w:lvl w:ilvl="0" w:tplc="7B68E060">
      <w:start w:val="1"/>
      <w:numFmt w:val="bullet"/>
      <w:lvlText w:val="•"/>
      <w:lvlJc w:val="left"/>
      <w:pPr>
        <w:tabs>
          <w:tab w:val="num" w:pos="720"/>
        </w:tabs>
        <w:ind w:left="720" w:hanging="360"/>
      </w:pPr>
      <w:rPr>
        <w:rFonts w:ascii="Arial" w:hAnsi="Arial" w:hint="default"/>
      </w:rPr>
    </w:lvl>
    <w:lvl w:ilvl="1" w:tplc="68D87E6A" w:tentative="1">
      <w:start w:val="1"/>
      <w:numFmt w:val="bullet"/>
      <w:lvlText w:val="•"/>
      <w:lvlJc w:val="left"/>
      <w:pPr>
        <w:tabs>
          <w:tab w:val="num" w:pos="1440"/>
        </w:tabs>
        <w:ind w:left="1440" w:hanging="360"/>
      </w:pPr>
      <w:rPr>
        <w:rFonts w:ascii="Arial" w:hAnsi="Arial" w:hint="default"/>
      </w:rPr>
    </w:lvl>
    <w:lvl w:ilvl="2" w:tplc="14463C1C" w:tentative="1">
      <w:start w:val="1"/>
      <w:numFmt w:val="bullet"/>
      <w:lvlText w:val="•"/>
      <w:lvlJc w:val="left"/>
      <w:pPr>
        <w:tabs>
          <w:tab w:val="num" w:pos="2160"/>
        </w:tabs>
        <w:ind w:left="2160" w:hanging="360"/>
      </w:pPr>
      <w:rPr>
        <w:rFonts w:ascii="Arial" w:hAnsi="Arial" w:hint="default"/>
      </w:rPr>
    </w:lvl>
    <w:lvl w:ilvl="3" w:tplc="4DD8B3FA" w:tentative="1">
      <w:start w:val="1"/>
      <w:numFmt w:val="bullet"/>
      <w:lvlText w:val="•"/>
      <w:lvlJc w:val="left"/>
      <w:pPr>
        <w:tabs>
          <w:tab w:val="num" w:pos="2880"/>
        </w:tabs>
        <w:ind w:left="2880" w:hanging="360"/>
      </w:pPr>
      <w:rPr>
        <w:rFonts w:ascii="Arial" w:hAnsi="Arial" w:hint="default"/>
      </w:rPr>
    </w:lvl>
    <w:lvl w:ilvl="4" w:tplc="227A2F54" w:tentative="1">
      <w:start w:val="1"/>
      <w:numFmt w:val="bullet"/>
      <w:lvlText w:val="•"/>
      <w:lvlJc w:val="left"/>
      <w:pPr>
        <w:tabs>
          <w:tab w:val="num" w:pos="3600"/>
        </w:tabs>
        <w:ind w:left="3600" w:hanging="360"/>
      </w:pPr>
      <w:rPr>
        <w:rFonts w:ascii="Arial" w:hAnsi="Arial" w:hint="default"/>
      </w:rPr>
    </w:lvl>
    <w:lvl w:ilvl="5" w:tplc="171834CA" w:tentative="1">
      <w:start w:val="1"/>
      <w:numFmt w:val="bullet"/>
      <w:lvlText w:val="•"/>
      <w:lvlJc w:val="left"/>
      <w:pPr>
        <w:tabs>
          <w:tab w:val="num" w:pos="4320"/>
        </w:tabs>
        <w:ind w:left="4320" w:hanging="360"/>
      </w:pPr>
      <w:rPr>
        <w:rFonts w:ascii="Arial" w:hAnsi="Arial" w:hint="default"/>
      </w:rPr>
    </w:lvl>
    <w:lvl w:ilvl="6" w:tplc="81E0F464" w:tentative="1">
      <w:start w:val="1"/>
      <w:numFmt w:val="bullet"/>
      <w:lvlText w:val="•"/>
      <w:lvlJc w:val="left"/>
      <w:pPr>
        <w:tabs>
          <w:tab w:val="num" w:pos="5040"/>
        </w:tabs>
        <w:ind w:left="5040" w:hanging="360"/>
      </w:pPr>
      <w:rPr>
        <w:rFonts w:ascii="Arial" w:hAnsi="Arial" w:hint="default"/>
      </w:rPr>
    </w:lvl>
    <w:lvl w:ilvl="7" w:tplc="2B7CA32C" w:tentative="1">
      <w:start w:val="1"/>
      <w:numFmt w:val="bullet"/>
      <w:lvlText w:val="•"/>
      <w:lvlJc w:val="left"/>
      <w:pPr>
        <w:tabs>
          <w:tab w:val="num" w:pos="5760"/>
        </w:tabs>
        <w:ind w:left="5760" w:hanging="360"/>
      </w:pPr>
      <w:rPr>
        <w:rFonts w:ascii="Arial" w:hAnsi="Arial" w:hint="default"/>
      </w:rPr>
    </w:lvl>
    <w:lvl w:ilvl="8" w:tplc="685AE196" w:tentative="1">
      <w:start w:val="1"/>
      <w:numFmt w:val="bullet"/>
      <w:lvlText w:val="•"/>
      <w:lvlJc w:val="left"/>
      <w:pPr>
        <w:tabs>
          <w:tab w:val="num" w:pos="6480"/>
        </w:tabs>
        <w:ind w:left="6480" w:hanging="360"/>
      </w:pPr>
      <w:rPr>
        <w:rFonts w:ascii="Arial" w:hAnsi="Arial" w:hint="default"/>
      </w:rPr>
    </w:lvl>
  </w:abstractNum>
  <w:abstractNum w:abstractNumId="14">
    <w:nsid w:val="2CC12BD4"/>
    <w:multiLevelType w:val="hybridMultilevel"/>
    <w:tmpl w:val="601C7246"/>
    <w:lvl w:ilvl="0" w:tplc="84006BD6">
      <w:start w:val="1"/>
      <w:numFmt w:val="bullet"/>
      <w:lvlText w:val="•"/>
      <w:lvlJc w:val="left"/>
      <w:pPr>
        <w:tabs>
          <w:tab w:val="num" w:pos="720"/>
        </w:tabs>
        <w:ind w:left="720" w:hanging="360"/>
      </w:pPr>
      <w:rPr>
        <w:rFonts w:ascii="Arial" w:hAnsi="Arial" w:hint="default"/>
      </w:rPr>
    </w:lvl>
    <w:lvl w:ilvl="1" w:tplc="7B923404" w:tentative="1">
      <w:start w:val="1"/>
      <w:numFmt w:val="bullet"/>
      <w:lvlText w:val="•"/>
      <w:lvlJc w:val="left"/>
      <w:pPr>
        <w:tabs>
          <w:tab w:val="num" w:pos="1440"/>
        </w:tabs>
        <w:ind w:left="1440" w:hanging="360"/>
      </w:pPr>
      <w:rPr>
        <w:rFonts w:ascii="Arial" w:hAnsi="Arial" w:hint="default"/>
      </w:rPr>
    </w:lvl>
    <w:lvl w:ilvl="2" w:tplc="E1587DF2" w:tentative="1">
      <w:start w:val="1"/>
      <w:numFmt w:val="bullet"/>
      <w:lvlText w:val="•"/>
      <w:lvlJc w:val="left"/>
      <w:pPr>
        <w:tabs>
          <w:tab w:val="num" w:pos="2160"/>
        </w:tabs>
        <w:ind w:left="2160" w:hanging="360"/>
      </w:pPr>
      <w:rPr>
        <w:rFonts w:ascii="Arial" w:hAnsi="Arial" w:hint="default"/>
      </w:rPr>
    </w:lvl>
    <w:lvl w:ilvl="3" w:tplc="3A16C42E" w:tentative="1">
      <w:start w:val="1"/>
      <w:numFmt w:val="bullet"/>
      <w:lvlText w:val="•"/>
      <w:lvlJc w:val="left"/>
      <w:pPr>
        <w:tabs>
          <w:tab w:val="num" w:pos="2880"/>
        </w:tabs>
        <w:ind w:left="2880" w:hanging="360"/>
      </w:pPr>
      <w:rPr>
        <w:rFonts w:ascii="Arial" w:hAnsi="Arial" w:hint="default"/>
      </w:rPr>
    </w:lvl>
    <w:lvl w:ilvl="4" w:tplc="C6BCB346" w:tentative="1">
      <w:start w:val="1"/>
      <w:numFmt w:val="bullet"/>
      <w:lvlText w:val="•"/>
      <w:lvlJc w:val="left"/>
      <w:pPr>
        <w:tabs>
          <w:tab w:val="num" w:pos="3600"/>
        </w:tabs>
        <w:ind w:left="3600" w:hanging="360"/>
      </w:pPr>
      <w:rPr>
        <w:rFonts w:ascii="Arial" w:hAnsi="Arial" w:hint="default"/>
      </w:rPr>
    </w:lvl>
    <w:lvl w:ilvl="5" w:tplc="22E63CD8" w:tentative="1">
      <w:start w:val="1"/>
      <w:numFmt w:val="bullet"/>
      <w:lvlText w:val="•"/>
      <w:lvlJc w:val="left"/>
      <w:pPr>
        <w:tabs>
          <w:tab w:val="num" w:pos="4320"/>
        </w:tabs>
        <w:ind w:left="4320" w:hanging="360"/>
      </w:pPr>
      <w:rPr>
        <w:rFonts w:ascii="Arial" w:hAnsi="Arial" w:hint="default"/>
      </w:rPr>
    </w:lvl>
    <w:lvl w:ilvl="6" w:tplc="8E340142" w:tentative="1">
      <w:start w:val="1"/>
      <w:numFmt w:val="bullet"/>
      <w:lvlText w:val="•"/>
      <w:lvlJc w:val="left"/>
      <w:pPr>
        <w:tabs>
          <w:tab w:val="num" w:pos="5040"/>
        </w:tabs>
        <w:ind w:left="5040" w:hanging="360"/>
      </w:pPr>
      <w:rPr>
        <w:rFonts w:ascii="Arial" w:hAnsi="Arial" w:hint="default"/>
      </w:rPr>
    </w:lvl>
    <w:lvl w:ilvl="7" w:tplc="852A4044" w:tentative="1">
      <w:start w:val="1"/>
      <w:numFmt w:val="bullet"/>
      <w:lvlText w:val="•"/>
      <w:lvlJc w:val="left"/>
      <w:pPr>
        <w:tabs>
          <w:tab w:val="num" w:pos="5760"/>
        </w:tabs>
        <w:ind w:left="5760" w:hanging="360"/>
      </w:pPr>
      <w:rPr>
        <w:rFonts w:ascii="Arial" w:hAnsi="Arial" w:hint="default"/>
      </w:rPr>
    </w:lvl>
    <w:lvl w:ilvl="8" w:tplc="C716407E" w:tentative="1">
      <w:start w:val="1"/>
      <w:numFmt w:val="bullet"/>
      <w:lvlText w:val="•"/>
      <w:lvlJc w:val="left"/>
      <w:pPr>
        <w:tabs>
          <w:tab w:val="num" w:pos="6480"/>
        </w:tabs>
        <w:ind w:left="6480" w:hanging="360"/>
      </w:pPr>
      <w:rPr>
        <w:rFonts w:ascii="Arial" w:hAnsi="Arial" w:hint="default"/>
      </w:rPr>
    </w:lvl>
  </w:abstractNum>
  <w:abstractNum w:abstractNumId="15">
    <w:nsid w:val="4C620858"/>
    <w:multiLevelType w:val="hybridMultilevel"/>
    <w:tmpl w:val="7C483E58"/>
    <w:lvl w:ilvl="0" w:tplc="0EC86946">
      <w:start w:val="1"/>
      <w:numFmt w:val="bullet"/>
      <w:lvlText w:val="•"/>
      <w:lvlJc w:val="left"/>
      <w:pPr>
        <w:tabs>
          <w:tab w:val="num" w:pos="720"/>
        </w:tabs>
        <w:ind w:left="720" w:hanging="360"/>
      </w:pPr>
      <w:rPr>
        <w:rFonts w:ascii="Arial" w:hAnsi="Arial" w:hint="default"/>
      </w:rPr>
    </w:lvl>
    <w:lvl w:ilvl="1" w:tplc="1760259C" w:tentative="1">
      <w:start w:val="1"/>
      <w:numFmt w:val="bullet"/>
      <w:lvlText w:val="•"/>
      <w:lvlJc w:val="left"/>
      <w:pPr>
        <w:tabs>
          <w:tab w:val="num" w:pos="1440"/>
        </w:tabs>
        <w:ind w:left="1440" w:hanging="360"/>
      </w:pPr>
      <w:rPr>
        <w:rFonts w:ascii="Arial" w:hAnsi="Arial" w:hint="default"/>
      </w:rPr>
    </w:lvl>
    <w:lvl w:ilvl="2" w:tplc="51CC9138" w:tentative="1">
      <w:start w:val="1"/>
      <w:numFmt w:val="bullet"/>
      <w:lvlText w:val="•"/>
      <w:lvlJc w:val="left"/>
      <w:pPr>
        <w:tabs>
          <w:tab w:val="num" w:pos="2160"/>
        </w:tabs>
        <w:ind w:left="2160" w:hanging="360"/>
      </w:pPr>
      <w:rPr>
        <w:rFonts w:ascii="Arial" w:hAnsi="Arial" w:hint="default"/>
      </w:rPr>
    </w:lvl>
    <w:lvl w:ilvl="3" w:tplc="899A74E8" w:tentative="1">
      <w:start w:val="1"/>
      <w:numFmt w:val="bullet"/>
      <w:lvlText w:val="•"/>
      <w:lvlJc w:val="left"/>
      <w:pPr>
        <w:tabs>
          <w:tab w:val="num" w:pos="2880"/>
        </w:tabs>
        <w:ind w:left="2880" w:hanging="360"/>
      </w:pPr>
      <w:rPr>
        <w:rFonts w:ascii="Arial" w:hAnsi="Arial" w:hint="default"/>
      </w:rPr>
    </w:lvl>
    <w:lvl w:ilvl="4" w:tplc="424CA908" w:tentative="1">
      <w:start w:val="1"/>
      <w:numFmt w:val="bullet"/>
      <w:lvlText w:val="•"/>
      <w:lvlJc w:val="left"/>
      <w:pPr>
        <w:tabs>
          <w:tab w:val="num" w:pos="3600"/>
        </w:tabs>
        <w:ind w:left="3600" w:hanging="360"/>
      </w:pPr>
      <w:rPr>
        <w:rFonts w:ascii="Arial" w:hAnsi="Arial" w:hint="default"/>
      </w:rPr>
    </w:lvl>
    <w:lvl w:ilvl="5" w:tplc="362A5B16" w:tentative="1">
      <w:start w:val="1"/>
      <w:numFmt w:val="bullet"/>
      <w:lvlText w:val="•"/>
      <w:lvlJc w:val="left"/>
      <w:pPr>
        <w:tabs>
          <w:tab w:val="num" w:pos="4320"/>
        </w:tabs>
        <w:ind w:left="4320" w:hanging="360"/>
      </w:pPr>
      <w:rPr>
        <w:rFonts w:ascii="Arial" w:hAnsi="Arial" w:hint="default"/>
      </w:rPr>
    </w:lvl>
    <w:lvl w:ilvl="6" w:tplc="C4D84C18" w:tentative="1">
      <w:start w:val="1"/>
      <w:numFmt w:val="bullet"/>
      <w:lvlText w:val="•"/>
      <w:lvlJc w:val="left"/>
      <w:pPr>
        <w:tabs>
          <w:tab w:val="num" w:pos="5040"/>
        </w:tabs>
        <w:ind w:left="5040" w:hanging="360"/>
      </w:pPr>
      <w:rPr>
        <w:rFonts w:ascii="Arial" w:hAnsi="Arial" w:hint="default"/>
      </w:rPr>
    </w:lvl>
    <w:lvl w:ilvl="7" w:tplc="A7201638" w:tentative="1">
      <w:start w:val="1"/>
      <w:numFmt w:val="bullet"/>
      <w:lvlText w:val="•"/>
      <w:lvlJc w:val="left"/>
      <w:pPr>
        <w:tabs>
          <w:tab w:val="num" w:pos="5760"/>
        </w:tabs>
        <w:ind w:left="5760" w:hanging="360"/>
      </w:pPr>
      <w:rPr>
        <w:rFonts w:ascii="Arial" w:hAnsi="Arial" w:hint="default"/>
      </w:rPr>
    </w:lvl>
    <w:lvl w:ilvl="8" w:tplc="A47A7094" w:tentative="1">
      <w:start w:val="1"/>
      <w:numFmt w:val="bullet"/>
      <w:lvlText w:val="•"/>
      <w:lvlJc w:val="left"/>
      <w:pPr>
        <w:tabs>
          <w:tab w:val="num" w:pos="6480"/>
        </w:tabs>
        <w:ind w:left="6480" w:hanging="360"/>
      </w:pPr>
      <w:rPr>
        <w:rFonts w:ascii="Arial" w:hAnsi="Arial" w:hint="default"/>
      </w:rPr>
    </w:lvl>
  </w:abstractNum>
  <w:abstractNum w:abstractNumId="16">
    <w:nsid w:val="5D0B2D6D"/>
    <w:multiLevelType w:val="hybridMultilevel"/>
    <w:tmpl w:val="2D3CCEE6"/>
    <w:lvl w:ilvl="0" w:tplc="CC4864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50378CE"/>
    <w:multiLevelType w:val="hybridMultilevel"/>
    <w:tmpl w:val="7994C564"/>
    <w:lvl w:ilvl="0" w:tplc="3B824F2C">
      <w:start w:val="1"/>
      <w:numFmt w:val="bullet"/>
      <w:lvlText w:val="•"/>
      <w:lvlJc w:val="left"/>
      <w:pPr>
        <w:tabs>
          <w:tab w:val="num" w:pos="720"/>
        </w:tabs>
        <w:ind w:left="720" w:hanging="360"/>
      </w:pPr>
      <w:rPr>
        <w:rFonts w:ascii="Arial" w:hAnsi="Arial" w:hint="default"/>
      </w:rPr>
    </w:lvl>
    <w:lvl w:ilvl="1" w:tplc="D83AEBE8" w:tentative="1">
      <w:start w:val="1"/>
      <w:numFmt w:val="bullet"/>
      <w:lvlText w:val="•"/>
      <w:lvlJc w:val="left"/>
      <w:pPr>
        <w:tabs>
          <w:tab w:val="num" w:pos="1440"/>
        </w:tabs>
        <w:ind w:left="1440" w:hanging="360"/>
      </w:pPr>
      <w:rPr>
        <w:rFonts w:ascii="Arial" w:hAnsi="Arial" w:hint="default"/>
      </w:rPr>
    </w:lvl>
    <w:lvl w:ilvl="2" w:tplc="D1D6740A" w:tentative="1">
      <w:start w:val="1"/>
      <w:numFmt w:val="bullet"/>
      <w:lvlText w:val="•"/>
      <w:lvlJc w:val="left"/>
      <w:pPr>
        <w:tabs>
          <w:tab w:val="num" w:pos="2160"/>
        </w:tabs>
        <w:ind w:left="2160" w:hanging="360"/>
      </w:pPr>
      <w:rPr>
        <w:rFonts w:ascii="Arial" w:hAnsi="Arial" w:hint="default"/>
      </w:rPr>
    </w:lvl>
    <w:lvl w:ilvl="3" w:tplc="3D22B4E0" w:tentative="1">
      <w:start w:val="1"/>
      <w:numFmt w:val="bullet"/>
      <w:lvlText w:val="•"/>
      <w:lvlJc w:val="left"/>
      <w:pPr>
        <w:tabs>
          <w:tab w:val="num" w:pos="2880"/>
        </w:tabs>
        <w:ind w:left="2880" w:hanging="360"/>
      </w:pPr>
      <w:rPr>
        <w:rFonts w:ascii="Arial" w:hAnsi="Arial" w:hint="default"/>
      </w:rPr>
    </w:lvl>
    <w:lvl w:ilvl="4" w:tplc="798C65BE" w:tentative="1">
      <w:start w:val="1"/>
      <w:numFmt w:val="bullet"/>
      <w:lvlText w:val="•"/>
      <w:lvlJc w:val="left"/>
      <w:pPr>
        <w:tabs>
          <w:tab w:val="num" w:pos="3600"/>
        </w:tabs>
        <w:ind w:left="3600" w:hanging="360"/>
      </w:pPr>
      <w:rPr>
        <w:rFonts w:ascii="Arial" w:hAnsi="Arial" w:hint="default"/>
      </w:rPr>
    </w:lvl>
    <w:lvl w:ilvl="5" w:tplc="946EBBE6" w:tentative="1">
      <w:start w:val="1"/>
      <w:numFmt w:val="bullet"/>
      <w:lvlText w:val="•"/>
      <w:lvlJc w:val="left"/>
      <w:pPr>
        <w:tabs>
          <w:tab w:val="num" w:pos="4320"/>
        </w:tabs>
        <w:ind w:left="4320" w:hanging="360"/>
      </w:pPr>
      <w:rPr>
        <w:rFonts w:ascii="Arial" w:hAnsi="Arial" w:hint="default"/>
      </w:rPr>
    </w:lvl>
    <w:lvl w:ilvl="6" w:tplc="1990FCA0" w:tentative="1">
      <w:start w:val="1"/>
      <w:numFmt w:val="bullet"/>
      <w:lvlText w:val="•"/>
      <w:lvlJc w:val="left"/>
      <w:pPr>
        <w:tabs>
          <w:tab w:val="num" w:pos="5040"/>
        </w:tabs>
        <w:ind w:left="5040" w:hanging="360"/>
      </w:pPr>
      <w:rPr>
        <w:rFonts w:ascii="Arial" w:hAnsi="Arial" w:hint="default"/>
      </w:rPr>
    </w:lvl>
    <w:lvl w:ilvl="7" w:tplc="3852F0CE" w:tentative="1">
      <w:start w:val="1"/>
      <w:numFmt w:val="bullet"/>
      <w:lvlText w:val="•"/>
      <w:lvlJc w:val="left"/>
      <w:pPr>
        <w:tabs>
          <w:tab w:val="num" w:pos="5760"/>
        </w:tabs>
        <w:ind w:left="5760" w:hanging="360"/>
      </w:pPr>
      <w:rPr>
        <w:rFonts w:ascii="Arial" w:hAnsi="Arial" w:hint="default"/>
      </w:rPr>
    </w:lvl>
    <w:lvl w:ilvl="8" w:tplc="8F2C33AE" w:tentative="1">
      <w:start w:val="1"/>
      <w:numFmt w:val="bullet"/>
      <w:lvlText w:val="•"/>
      <w:lvlJc w:val="left"/>
      <w:pPr>
        <w:tabs>
          <w:tab w:val="num" w:pos="6480"/>
        </w:tabs>
        <w:ind w:left="6480" w:hanging="360"/>
      </w:pPr>
      <w:rPr>
        <w:rFonts w:ascii="Arial" w:hAnsi="Arial" w:hint="default"/>
      </w:rPr>
    </w:lvl>
  </w:abstractNum>
  <w:abstractNum w:abstractNumId="18">
    <w:nsid w:val="655A01BD"/>
    <w:multiLevelType w:val="hybridMultilevel"/>
    <w:tmpl w:val="E27AED66"/>
    <w:lvl w:ilvl="0" w:tplc="FE86DD66">
      <w:start w:val="1"/>
      <w:numFmt w:val="bullet"/>
      <w:lvlText w:val="•"/>
      <w:lvlJc w:val="left"/>
      <w:pPr>
        <w:tabs>
          <w:tab w:val="num" w:pos="720"/>
        </w:tabs>
        <w:ind w:left="720" w:hanging="360"/>
      </w:pPr>
      <w:rPr>
        <w:rFonts w:ascii="Arial" w:hAnsi="Arial" w:hint="default"/>
      </w:rPr>
    </w:lvl>
    <w:lvl w:ilvl="1" w:tplc="487E8428" w:tentative="1">
      <w:start w:val="1"/>
      <w:numFmt w:val="bullet"/>
      <w:lvlText w:val="•"/>
      <w:lvlJc w:val="left"/>
      <w:pPr>
        <w:tabs>
          <w:tab w:val="num" w:pos="1440"/>
        </w:tabs>
        <w:ind w:left="1440" w:hanging="360"/>
      </w:pPr>
      <w:rPr>
        <w:rFonts w:ascii="Arial" w:hAnsi="Arial" w:hint="default"/>
      </w:rPr>
    </w:lvl>
    <w:lvl w:ilvl="2" w:tplc="5AA62B44" w:tentative="1">
      <w:start w:val="1"/>
      <w:numFmt w:val="bullet"/>
      <w:lvlText w:val="•"/>
      <w:lvlJc w:val="left"/>
      <w:pPr>
        <w:tabs>
          <w:tab w:val="num" w:pos="2160"/>
        </w:tabs>
        <w:ind w:left="2160" w:hanging="360"/>
      </w:pPr>
      <w:rPr>
        <w:rFonts w:ascii="Arial" w:hAnsi="Arial" w:hint="default"/>
      </w:rPr>
    </w:lvl>
    <w:lvl w:ilvl="3" w:tplc="1488F182" w:tentative="1">
      <w:start w:val="1"/>
      <w:numFmt w:val="bullet"/>
      <w:lvlText w:val="•"/>
      <w:lvlJc w:val="left"/>
      <w:pPr>
        <w:tabs>
          <w:tab w:val="num" w:pos="2880"/>
        </w:tabs>
        <w:ind w:left="2880" w:hanging="360"/>
      </w:pPr>
      <w:rPr>
        <w:rFonts w:ascii="Arial" w:hAnsi="Arial" w:hint="default"/>
      </w:rPr>
    </w:lvl>
    <w:lvl w:ilvl="4" w:tplc="8A683A7E" w:tentative="1">
      <w:start w:val="1"/>
      <w:numFmt w:val="bullet"/>
      <w:lvlText w:val="•"/>
      <w:lvlJc w:val="left"/>
      <w:pPr>
        <w:tabs>
          <w:tab w:val="num" w:pos="3600"/>
        </w:tabs>
        <w:ind w:left="3600" w:hanging="360"/>
      </w:pPr>
      <w:rPr>
        <w:rFonts w:ascii="Arial" w:hAnsi="Arial" w:hint="default"/>
      </w:rPr>
    </w:lvl>
    <w:lvl w:ilvl="5" w:tplc="3EC09792" w:tentative="1">
      <w:start w:val="1"/>
      <w:numFmt w:val="bullet"/>
      <w:lvlText w:val="•"/>
      <w:lvlJc w:val="left"/>
      <w:pPr>
        <w:tabs>
          <w:tab w:val="num" w:pos="4320"/>
        </w:tabs>
        <w:ind w:left="4320" w:hanging="360"/>
      </w:pPr>
      <w:rPr>
        <w:rFonts w:ascii="Arial" w:hAnsi="Arial" w:hint="default"/>
      </w:rPr>
    </w:lvl>
    <w:lvl w:ilvl="6" w:tplc="499405F0" w:tentative="1">
      <w:start w:val="1"/>
      <w:numFmt w:val="bullet"/>
      <w:lvlText w:val="•"/>
      <w:lvlJc w:val="left"/>
      <w:pPr>
        <w:tabs>
          <w:tab w:val="num" w:pos="5040"/>
        </w:tabs>
        <w:ind w:left="5040" w:hanging="360"/>
      </w:pPr>
      <w:rPr>
        <w:rFonts w:ascii="Arial" w:hAnsi="Arial" w:hint="default"/>
      </w:rPr>
    </w:lvl>
    <w:lvl w:ilvl="7" w:tplc="1108BD54" w:tentative="1">
      <w:start w:val="1"/>
      <w:numFmt w:val="bullet"/>
      <w:lvlText w:val="•"/>
      <w:lvlJc w:val="left"/>
      <w:pPr>
        <w:tabs>
          <w:tab w:val="num" w:pos="5760"/>
        </w:tabs>
        <w:ind w:left="5760" w:hanging="360"/>
      </w:pPr>
      <w:rPr>
        <w:rFonts w:ascii="Arial" w:hAnsi="Arial" w:hint="default"/>
      </w:rPr>
    </w:lvl>
    <w:lvl w:ilvl="8" w:tplc="E41E11BE" w:tentative="1">
      <w:start w:val="1"/>
      <w:numFmt w:val="bullet"/>
      <w:lvlText w:val="•"/>
      <w:lvlJc w:val="left"/>
      <w:pPr>
        <w:tabs>
          <w:tab w:val="num" w:pos="6480"/>
        </w:tabs>
        <w:ind w:left="6480" w:hanging="360"/>
      </w:pPr>
      <w:rPr>
        <w:rFonts w:ascii="Arial" w:hAnsi="Arial" w:hint="default"/>
      </w:rPr>
    </w:lvl>
  </w:abstractNum>
  <w:abstractNum w:abstractNumId="19">
    <w:nsid w:val="7D5D2B2A"/>
    <w:multiLevelType w:val="hybridMultilevel"/>
    <w:tmpl w:val="6A6637B0"/>
    <w:lvl w:ilvl="0" w:tplc="B24C807E">
      <w:start w:val="1"/>
      <w:numFmt w:val="bullet"/>
      <w:lvlText w:val="•"/>
      <w:lvlJc w:val="left"/>
      <w:pPr>
        <w:tabs>
          <w:tab w:val="num" w:pos="720"/>
        </w:tabs>
        <w:ind w:left="720" w:hanging="360"/>
      </w:pPr>
      <w:rPr>
        <w:rFonts w:ascii="Arial" w:hAnsi="Arial" w:hint="default"/>
      </w:rPr>
    </w:lvl>
    <w:lvl w:ilvl="1" w:tplc="F2A8BC86" w:tentative="1">
      <w:start w:val="1"/>
      <w:numFmt w:val="bullet"/>
      <w:lvlText w:val="•"/>
      <w:lvlJc w:val="left"/>
      <w:pPr>
        <w:tabs>
          <w:tab w:val="num" w:pos="1440"/>
        </w:tabs>
        <w:ind w:left="1440" w:hanging="360"/>
      </w:pPr>
      <w:rPr>
        <w:rFonts w:ascii="Arial" w:hAnsi="Arial" w:hint="default"/>
      </w:rPr>
    </w:lvl>
    <w:lvl w:ilvl="2" w:tplc="F9DAA462" w:tentative="1">
      <w:start w:val="1"/>
      <w:numFmt w:val="bullet"/>
      <w:lvlText w:val="•"/>
      <w:lvlJc w:val="left"/>
      <w:pPr>
        <w:tabs>
          <w:tab w:val="num" w:pos="2160"/>
        </w:tabs>
        <w:ind w:left="2160" w:hanging="360"/>
      </w:pPr>
      <w:rPr>
        <w:rFonts w:ascii="Arial" w:hAnsi="Arial" w:hint="default"/>
      </w:rPr>
    </w:lvl>
    <w:lvl w:ilvl="3" w:tplc="ED822ECA" w:tentative="1">
      <w:start w:val="1"/>
      <w:numFmt w:val="bullet"/>
      <w:lvlText w:val="•"/>
      <w:lvlJc w:val="left"/>
      <w:pPr>
        <w:tabs>
          <w:tab w:val="num" w:pos="2880"/>
        </w:tabs>
        <w:ind w:left="2880" w:hanging="360"/>
      </w:pPr>
      <w:rPr>
        <w:rFonts w:ascii="Arial" w:hAnsi="Arial" w:hint="default"/>
      </w:rPr>
    </w:lvl>
    <w:lvl w:ilvl="4" w:tplc="65365EA4" w:tentative="1">
      <w:start w:val="1"/>
      <w:numFmt w:val="bullet"/>
      <w:lvlText w:val="•"/>
      <w:lvlJc w:val="left"/>
      <w:pPr>
        <w:tabs>
          <w:tab w:val="num" w:pos="3600"/>
        </w:tabs>
        <w:ind w:left="3600" w:hanging="360"/>
      </w:pPr>
      <w:rPr>
        <w:rFonts w:ascii="Arial" w:hAnsi="Arial" w:hint="default"/>
      </w:rPr>
    </w:lvl>
    <w:lvl w:ilvl="5" w:tplc="4722662A" w:tentative="1">
      <w:start w:val="1"/>
      <w:numFmt w:val="bullet"/>
      <w:lvlText w:val="•"/>
      <w:lvlJc w:val="left"/>
      <w:pPr>
        <w:tabs>
          <w:tab w:val="num" w:pos="4320"/>
        </w:tabs>
        <w:ind w:left="4320" w:hanging="360"/>
      </w:pPr>
      <w:rPr>
        <w:rFonts w:ascii="Arial" w:hAnsi="Arial" w:hint="default"/>
      </w:rPr>
    </w:lvl>
    <w:lvl w:ilvl="6" w:tplc="F6943DFA" w:tentative="1">
      <w:start w:val="1"/>
      <w:numFmt w:val="bullet"/>
      <w:lvlText w:val="•"/>
      <w:lvlJc w:val="left"/>
      <w:pPr>
        <w:tabs>
          <w:tab w:val="num" w:pos="5040"/>
        </w:tabs>
        <w:ind w:left="5040" w:hanging="360"/>
      </w:pPr>
      <w:rPr>
        <w:rFonts w:ascii="Arial" w:hAnsi="Arial" w:hint="default"/>
      </w:rPr>
    </w:lvl>
    <w:lvl w:ilvl="7" w:tplc="20663DE8" w:tentative="1">
      <w:start w:val="1"/>
      <w:numFmt w:val="bullet"/>
      <w:lvlText w:val="•"/>
      <w:lvlJc w:val="left"/>
      <w:pPr>
        <w:tabs>
          <w:tab w:val="num" w:pos="5760"/>
        </w:tabs>
        <w:ind w:left="5760" w:hanging="360"/>
      </w:pPr>
      <w:rPr>
        <w:rFonts w:ascii="Arial" w:hAnsi="Arial" w:hint="default"/>
      </w:rPr>
    </w:lvl>
    <w:lvl w:ilvl="8" w:tplc="5D82D384"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9"/>
  </w:num>
  <w:num w:numId="13">
    <w:abstractNumId w:val="18"/>
  </w:num>
  <w:num w:numId="14">
    <w:abstractNumId w:val="15"/>
  </w:num>
  <w:num w:numId="15">
    <w:abstractNumId w:val="13"/>
  </w:num>
  <w:num w:numId="16">
    <w:abstractNumId w:val="12"/>
  </w:num>
  <w:num w:numId="17">
    <w:abstractNumId w:val="14"/>
  </w:num>
  <w:num w:numId="18">
    <w:abstractNumId w:val="17"/>
  </w:num>
  <w:num w:numId="19">
    <w:abstractNumId w:val="10"/>
  </w:num>
  <w:num w:numId="20">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ff">
    <w15:presenceInfo w15:providerId="None" w15:userId="Jeff"/>
  </w15:person>
  <w15:person w15:author="Daniel Goldman">
    <w15:presenceInfo w15:providerId="Windows Live" w15:userId="53a90f4d61d752da"/>
  </w15:person>
  <w15:person w15:author="MG">
    <w15:presenceInfo w15:providerId="None" w15:userId="MG"/>
  </w15:person>
  <w15:person w15:author="Microsoft account">
    <w15:presenceInfo w15:providerId="Windows Live" w15:userId="53a90f4d61d752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cienc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dtazzz9t0aep2fe2apfvdvxvxtzze2s9ds2r&quot;&gt;AntPaper&lt;record-ids&gt;&lt;item&gt;3&lt;/item&gt;&lt;item&gt;7&lt;/item&gt;&lt;item&gt;10&lt;/item&gt;&lt;item&gt;11&lt;/item&gt;&lt;item&gt;12&lt;/item&gt;&lt;item&gt;13&lt;/item&gt;&lt;item&gt;14&lt;/item&gt;&lt;item&gt;20&lt;/item&gt;&lt;item&gt;25&lt;/item&gt;&lt;item&gt;27&lt;/item&gt;&lt;item&gt;28&lt;/item&gt;&lt;item&gt;32&lt;/item&gt;&lt;item&gt;34&lt;/item&gt;&lt;item&gt;40&lt;/item&gt;&lt;item&gt;41&lt;/item&gt;&lt;item&gt;42&lt;/item&gt;&lt;item&gt;43&lt;/item&gt;&lt;item&gt;44&lt;/item&gt;&lt;item&gt;46&lt;/item&gt;&lt;item&gt;47&lt;/item&gt;&lt;item&gt;48&lt;/item&gt;&lt;item&gt;52&lt;/item&gt;&lt;item&gt;56&lt;/item&gt;&lt;/record-ids&gt;&lt;/item&gt;&lt;/Libraries&gt;"/>
  </w:docVars>
  <w:rsids>
    <w:rsidRoot w:val="0064261D"/>
    <w:rsid w:val="00001189"/>
    <w:rsid w:val="00001A83"/>
    <w:rsid w:val="00002AF9"/>
    <w:rsid w:val="00003B32"/>
    <w:rsid w:val="00005901"/>
    <w:rsid w:val="0000659A"/>
    <w:rsid w:val="0001059B"/>
    <w:rsid w:val="00010C64"/>
    <w:rsid w:val="00010F1C"/>
    <w:rsid w:val="00013F94"/>
    <w:rsid w:val="000141A1"/>
    <w:rsid w:val="00021DCE"/>
    <w:rsid w:val="00021EE6"/>
    <w:rsid w:val="00022DF9"/>
    <w:rsid w:val="00027C75"/>
    <w:rsid w:val="00030C41"/>
    <w:rsid w:val="00030ECC"/>
    <w:rsid w:val="000324FA"/>
    <w:rsid w:val="00032DD6"/>
    <w:rsid w:val="00033A75"/>
    <w:rsid w:val="0003575B"/>
    <w:rsid w:val="00035EE4"/>
    <w:rsid w:val="00037AF6"/>
    <w:rsid w:val="000409AB"/>
    <w:rsid w:val="000413F4"/>
    <w:rsid w:val="0004213B"/>
    <w:rsid w:val="00044193"/>
    <w:rsid w:val="00045DED"/>
    <w:rsid w:val="000463DC"/>
    <w:rsid w:val="000476B1"/>
    <w:rsid w:val="000503B8"/>
    <w:rsid w:val="00051ECB"/>
    <w:rsid w:val="00053895"/>
    <w:rsid w:val="000539E0"/>
    <w:rsid w:val="00053A1F"/>
    <w:rsid w:val="000562CC"/>
    <w:rsid w:val="0006094A"/>
    <w:rsid w:val="00064788"/>
    <w:rsid w:val="00065A9A"/>
    <w:rsid w:val="00065D50"/>
    <w:rsid w:val="00070648"/>
    <w:rsid w:val="00072554"/>
    <w:rsid w:val="00073441"/>
    <w:rsid w:val="00073840"/>
    <w:rsid w:val="000755BA"/>
    <w:rsid w:val="000755E0"/>
    <w:rsid w:val="00076A40"/>
    <w:rsid w:val="000827CF"/>
    <w:rsid w:val="0008482C"/>
    <w:rsid w:val="00084DCC"/>
    <w:rsid w:val="00085629"/>
    <w:rsid w:val="00085E24"/>
    <w:rsid w:val="00085F2F"/>
    <w:rsid w:val="00087EBB"/>
    <w:rsid w:val="00090D2E"/>
    <w:rsid w:val="0009168F"/>
    <w:rsid w:val="00091D08"/>
    <w:rsid w:val="00091E93"/>
    <w:rsid w:val="000920B3"/>
    <w:rsid w:val="000926F2"/>
    <w:rsid w:val="00092F1A"/>
    <w:rsid w:val="00093270"/>
    <w:rsid w:val="000939E1"/>
    <w:rsid w:val="000956C3"/>
    <w:rsid w:val="00095D34"/>
    <w:rsid w:val="00096086"/>
    <w:rsid w:val="00096C63"/>
    <w:rsid w:val="00096DF5"/>
    <w:rsid w:val="0009750A"/>
    <w:rsid w:val="0009753F"/>
    <w:rsid w:val="000A05C9"/>
    <w:rsid w:val="000A0697"/>
    <w:rsid w:val="000A0E7C"/>
    <w:rsid w:val="000A24D2"/>
    <w:rsid w:val="000A450A"/>
    <w:rsid w:val="000A4BB2"/>
    <w:rsid w:val="000A4E02"/>
    <w:rsid w:val="000A567F"/>
    <w:rsid w:val="000A6A18"/>
    <w:rsid w:val="000A7D22"/>
    <w:rsid w:val="000B36A8"/>
    <w:rsid w:val="000B4544"/>
    <w:rsid w:val="000B45FC"/>
    <w:rsid w:val="000B5169"/>
    <w:rsid w:val="000B67B6"/>
    <w:rsid w:val="000B6BDC"/>
    <w:rsid w:val="000B77E4"/>
    <w:rsid w:val="000B7AC8"/>
    <w:rsid w:val="000B7E29"/>
    <w:rsid w:val="000C18BE"/>
    <w:rsid w:val="000C4A02"/>
    <w:rsid w:val="000C4BC9"/>
    <w:rsid w:val="000C6164"/>
    <w:rsid w:val="000D1ECA"/>
    <w:rsid w:val="000D21AD"/>
    <w:rsid w:val="000D489D"/>
    <w:rsid w:val="000E01C1"/>
    <w:rsid w:val="000E1914"/>
    <w:rsid w:val="000E2C7C"/>
    <w:rsid w:val="000E31B1"/>
    <w:rsid w:val="000E43AA"/>
    <w:rsid w:val="000F131F"/>
    <w:rsid w:val="000F38F9"/>
    <w:rsid w:val="000F6537"/>
    <w:rsid w:val="000F70F7"/>
    <w:rsid w:val="00100F68"/>
    <w:rsid w:val="00101A6D"/>
    <w:rsid w:val="00101D1B"/>
    <w:rsid w:val="001022EA"/>
    <w:rsid w:val="0010289F"/>
    <w:rsid w:val="00105FDB"/>
    <w:rsid w:val="00106FE8"/>
    <w:rsid w:val="00111370"/>
    <w:rsid w:val="00111537"/>
    <w:rsid w:val="00113B18"/>
    <w:rsid w:val="00114361"/>
    <w:rsid w:val="00115FF8"/>
    <w:rsid w:val="001202D9"/>
    <w:rsid w:val="00121B02"/>
    <w:rsid w:val="001228A2"/>
    <w:rsid w:val="00122CEB"/>
    <w:rsid w:val="00122F2A"/>
    <w:rsid w:val="00124C1E"/>
    <w:rsid w:val="00124C23"/>
    <w:rsid w:val="00124E8C"/>
    <w:rsid w:val="001254B1"/>
    <w:rsid w:val="001254D2"/>
    <w:rsid w:val="00125B9E"/>
    <w:rsid w:val="0012741A"/>
    <w:rsid w:val="001301AA"/>
    <w:rsid w:val="0013035B"/>
    <w:rsid w:val="0013132D"/>
    <w:rsid w:val="001316F5"/>
    <w:rsid w:val="00132615"/>
    <w:rsid w:val="00132F84"/>
    <w:rsid w:val="00132FE2"/>
    <w:rsid w:val="0013340E"/>
    <w:rsid w:val="001335AA"/>
    <w:rsid w:val="001353F9"/>
    <w:rsid w:val="00136EDD"/>
    <w:rsid w:val="0013795D"/>
    <w:rsid w:val="00137F76"/>
    <w:rsid w:val="00140231"/>
    <w:rsid w:val="00140317"/>
    <w:rsid w:val="00140763"/>
    <w:rsid w:val="001420A8"/>
    <w:rsid w:val="001421C9"/>
    <w:rsid w:val="00142205"/>
    <w:rsid w:val="001424D0"/>
    <w:rsid w:val="00142CC3"/>
    <w:rsid w:val="001448DF"/>
    <w:rsid w:val="0014583E"/>
    <w:rsid w:val="00146D08"/>
    <w:rsid w:val="001471BD"/>
    <w:rsid w:val="001476C3"/>
    <w:rsid w:val="001477B3"/>
    <w:rsid w:val="001500DA"/>
    <w:rsid w:val="00154668"/>
    <w:rsid w:val="001549D4"/>
    <w:rsid w:val="00154ECF"/>
    <w:rsid w:val="001569FC"/>
    <w:rsid w:val="00160386"/>
    <w:rsid w:val="001614B4"/>
    <w:rsid w:val="00162E65"/>
    <w:rsid w:val="00164D13"/>
    <w:rsid w:val="00167922"/>
    <w:rsid w:val="00170D74"/>
    <w:rsid w:val="0017119E"/>
    <w:rsid w:val="001722AF"/>
    <w:rsid w:val="00174A32"/>
    <w:rsid w:val="00174CB4"/>
    <w:rsid w:val="00175E2E"/>
    <w:rsid w:val="001762C2"/>
    <w:rsid w:val="00176345"/>
    <w:rsid w:val="001774DA"/>
    <w:rsid w:val="00177583"/>
    <w:rsid w:val="00177C68"/>
    <w:rsid w:val="001814D4"/>
    <w:rsid w:val="00181677"/>
    <w:rsid w:val="001817D4"/>
    <w:rsid w:val="00181989"/>
    <w:rsid w:val="00181FAD"/>
    <w:rsid w:val="0018231B"/>
    <w:rsid w:val="00183AE5"/>
    <w:rsid w:val="00185615"/>
    <w:rsid w:val="0018601B"/>
    <w:rsid w:val="00190E91"/>
    <w:rsid w:val="001941B8"/>
    <w:rsid w:val="00194394"/>
    <w:rsid w:val="00195049"/>
    <w:rsid w:val="00195973"/>
    <w:rsid w:val="001A102A"/>
    <w:rsid w:val="001A1807"/>
    <w:rsid w:val="001A1A91"/>
    <w:rsid w:val="001A20BD"/>
    <w:rsid w:val="001A4545"/>
    <w:rsid w:val="001A4EE2"/>
    <w:rsid w:val="001A7C84"/>
    <w:rsid w:val="001B078F"/>
    <w:rsid w:val="001B0ACD"/>
    <w:rsid w:val="001B15E9"/>
    <w:rsid w:val="001B1EF3"/>
    <w:rsid w:val="001B259D"/>
    <w:rsid w:val="001B2BCD"/>
    <w:rsid w:val="001B4E57"/>
    <w:rsid w:val="001B6454"/>
    <w:rsid w:val="001B78D0"/>
    <w:rsid w:val="001B7C8F"/>
    <w:rsid w:val="001C005C"/>
    <w:rsid w:val="001C12C8"/>
    <w:rsid w:val="001C510A"/>
    <w:rsid w:val="001C5564"/>
    <w:rsid w:val="001C6395"/>
    <w:rsid w:val="001C7CDF"/>
    <w:rsid w:val="001D1D27"/>
    <w:rsid w:val="001D1ED4"/>
    <w:rsid w:val="001D2D0B"/>
    <w:rsid w:val="001D300B"/>
    <w:rsid w:val="001D3D3C"/>
    <w:rsid w:val="001D3E6A"/>
    <w:rsid w:val="001D669A"/>
    <w:rsid w:val="001D6D7B"/>
    <w:rsid w:val="001D7FD7"/>
    <w:rsid w:val="001E146D"/>
    <w:rsid w:val="001E1680"/>
    <w:rsid w:val="001E3701"/>
    <w:rsid w:val="001E4248"/>
    <w:rsid w:val="001E55C5"/>
    <w:rsid w:val="001E5EC8"/>
    <w:rsid w:val="001E7C6E"/>
    <w:rsid w:val="001F00FD"/>
    <w:rsid w:val="001F0746"/>
    <w:rsid w:val="001F0AF6"/>
    <w:rsid w:val="001F2F17"/>
    <w:rsid w:val="001F466E"/>
    <w:rsid w:val="001F52B4"/>
    <w:rsid w:val="00200EE2"/>
    <w:rsid w:val="00201A67"/>
    <w:rsid w:val="0020369D"/>
    <w:rsid w:val="00204C66"/>
    <w:rsid w:val="00206AD6"/>
    <w:rsid w:val="00207569"/>
    <w:rsid w:val="002104E3"/>
    <w:rsid w:val="002108B7"/>
    <w:rsid w:val="00212924"/>
    <w:rsid w:val="00215304"/>
    <w:rsid w:val="00216459"/>
    <w:rsid w:val="002175D1"/>
    <w:rsid w:val="00221106"/>
    <w:rsid w:val="002242D6"/>
    <w:rsid w:val="00233873"/>
    <w:rsid w:val="002345D0"/>
    <w:rsid w:val="00234E67"/>
    <w:rsid w:val="002363DF"/>
    <w:rsid w:val="00236EFE"/>
    <w:rsid w:val="00237153"/>
    <w:rsid w:val="00242DA7"/>
    <w:rsid w:val="002434A6"/>
    <w:rsid w:val="00243E46"/>
    <w:rsid w:val="00243F07"/>
    <w:rsid w:val="00243FBF"/>
    <w:rsid w:val="0024421A"/>
    <w:rsid w:val="00244990"/>
    <w:rsid w:val="00244C42"/>
    <w:rsid w:val="002452FB"/>
    <w:rsid w:val="002455CA"/>
    <w:rsid w:val="002464F1"/>
    <w:rsid w:val="00246802"/>
    <w:rsid w:val="0025348E"/>
    <w:rsid w:val="00253949"/>
    <w:rsid w:val="002571B7"/>
    <w:rsid w:val="00257A08"/>
    <w:rsid w:val="00261EE2"/>
    <w:rsid w:val="00262283"/>
    <w:rsid w:val="0026320A"/>
    <w:rsid w:val="002644E0"/>
    <w:rsid w:val="00264929"/>
    <w:rsid w:val="00267043"/>
    <w:rsid w:val="002700A7"/>
    <w:rsid w:val="0027184C"/>
    <w:rsid w:val="00271CD2"/>
    <w:rsid w:val="0027289E"/>
    <w:rsid w:val="00272F93"/>
    <w:rsid w:val="00273606"/>
    <w:rsid w:val="00273A28"/>
    <w:rsid w:val="00274734"/>
    <w:rsid w:val="00274EBE"/>
    <w:rsid w:val="002757B9"/>
    <w:rsid w:val="00275B8A"/>
    <w:rsid w:val="0027656B"/>
    <w:rsid w:val="00280467"/>
    <w:rsid w:val="002808D4"/>
    <w:rsid w:val="00280F1D"/>
    <w:rsid w:val="0028115D"/>
    <w:rsid w:val="00281ADD"/>
    <w:rsid w:val="00285561"/>
    <w:rsid w:val="00285AF3"/>
    <w:rsid w:val="00290AC0"/>
    <w:rsid w:val="00290E74"/>
    <w:rsid w:val="0029133E"/>
    <w:rsid w:val="0029481B"/>
    <w:rsid w:val="00295480"/>
    <w:rsid w:val="0029592A"/>
    <w:rsid w:val="00296AFD"/>
    <w:rsid w:val="00297742"/>
    <w:rsid w:val="002A1997"/>
    <w:rsid w:val="002A2570"/>
    <w:rsid w:val="002A5C84"/>
    <w:rsid w:val="002A5D79"/>
    <w:rsid w:val="002A74A5"/>
    <w:rsid w:val="002B0320"/>
    <w:rsid w:val="002B121E"/>
    <w:rsid w:val="002B2554"/>
    <w:rsid w:val="002B277B"/>
    <w:rsid w:val="002B4C28"/>
    <w:rsid w:val="002B4D9A"/>
    <w:rsid w:val="002B7B2B"/>
    <w:rsid w:val="002C0ED5"/>
    <w:rsid w:val="002C0EF3"/>
    <w:rsid w:val="002C1A72"/>
    <w:rsid w:val="002C1D33"/>
    <w:rsid w:val="002C3C92"/>
    <w:rsid w:val="002C4908"/>
    <w:rsid w:val="002C4EBD"/>
    <w:rsid w:val="002C5948"/>
    <w:rsid w:val="002C5969"/>
    <w:rsid w:val="002D056E"/>
    <w:rsid w:val="002D0661"/>
    <w:rsid w:val="002D0895"/>
    <w:rsid w:val="002D2362"/>
    <w:rsid w:val="002D2B78"/>
    <w:rsid w:val="002D3CC8"/>
    <w:rsid w:val="002D4CF1"/>
    <w:rsid w:val="002D5E4F"/>
    <w:rsid w:val="002E1E9D"/>
    <w:rsid w:val="002E35B5"/>
    <w:rsid w:val="002E45ED"/>
    <w:rsid w:val="002E4606"/>
    <w:rsid w:val="002E55A6"/>
    <w:rsid w:val="002E7FC3"/>
    <w:rsid w:val="002F0043"/>
    <w:rsid w:val="002F0517"/>
    <w:rsid w:val="002F0E86"/>
    <w:rsid w:val="002F1C8F"/>
    <w:rsid w:val="002F36CB"/>
    <w:rsid w:val="002F3C3F"/>
    <w:rsid w:val="002F4AEF"/>
    <w:rsid w:val="002F7080"/>
    <w:rsid w:val="002F7B61"/>
    <w:rsid w:val="003000FB"/>
    <w:rsid w:val="00301D7C"/>
    <w:rsid w:val="00302D85"/>
    <w:rsid w:val="00303AB9"/>
    <w:rsid w:val="00304A1C"/>
    <w:rsid w:val="00305357"/>
    <w:rsid w:val="003060C5"/>
    <w:rsid w:val="003062AA"/>
    <w:rsid w:val="00307A09"/>
    <w:rsid w:val="00310383"/>
    <w:rsid w:val="0031076E"/>
    <w:rsid w:val="00310F8F"/>
    <w:rsid w:val="003142E3"/>
    <w:rsid w:val="00315326"/>
    <w:rsid w:val="00315B88"/>
    <w:rsid w:val="00316968"/>
    <w:rsid w:val="00317292"/>
    <w:rsid w:val="0031794D"/>
    <w:rsid w:val="00317EA5"/>
    <w:rsid w:val="003225DE"/>
    <w:rsid w:val="003229DF"/>
    <w:rsid w:val="00322DCF"/>
    <w:rsid w:val="003241CA"/>
    <w:rsid w:val="00326321"/>
    <w:rsid w:val="0033065E"/>
    <w:rsid w:val="0033468D"/>
    <w:rsid w:val="00334EBC"/>
    <w:rsid w:val="00336D52"/>
    <w:rsid w:val="00340CED"/>
    <w:rsid w:val="003412A6"/>
    <w:rsid w:val="00341EB1"/>
    <w:rsid w:val="003420B0"/>
    <w:rsid w:val="00342364"/>
    <w:rsid w:val="00342BCA"/>
    <w:rsid w:val="0034350B"/>
    <w:rsid w:val="00343A4B"/>
    <w:rsid w:val="003461A1"/>
    <w:rsid w:val="00346345"/>
    <w:rsid w:val="00346A11"/>
    <w:rsid w:val="00346E4C"/>
    <w:rsid w:val="003521F9"/>
    <w:rsid w:val="00353CB7"/>
    <w:rsid w:val="00353F08"/>
    <w:rsid w:val="00354DC9"/>
    <w:rsid w:val="00355A14"/>
    <w:rsid w:val="0035601F"/>
    <w:rsid w:val="0035602C"/>
    <w:rsid w:val="003560BF"/>
    <w:rsid w:val="003562EC"/>
    <w:rsid w:val="003573DF"/>
    <w:rsid w:val="00357EF4"/>
    <w:rsid w:val="003608A3"/>
    <w:rsid w:val="00360EB9"/>
    <w:rsid w:val="00363211"/>
    <w:rsid w:val="00363624"/>
    <w:rsid w:val="00363788"/>
    <w:rsid w:val="00364C99"/>
    <w:rsid w:val="00370B97"/>
    <w:rsid w:val="0037176E"/>
    <w:rsid w:val="003717A8"/>
    <w:rsid w:val="003728AA"/>
    <w:rsid w:val="00373A6D"/>
    <w:rsid w:val="00373CBF"/>
    <w:rsid w:val="00374AEE"/>
    <w:rsid w:val="00374D03"/>
    <w:rsid w:val="00374FAA"/>
    <w:rsid w:val="003758A6"/>
    <w:rsid w:val="0037639B"/>
    <w:rsid w:val="00376446"/>
    <w:rsid w:val="00376B8B"/>
    <w:rsid w:val="00376D4E"/>
    <w:rsid w:val="00377876"/>
    <w:rsid w:val="0037792E"/>
    <w:rsid w:val="00377CF3"/>
    <w:rsid w:val="00382C19"/>
    <w:rsid w:val="00383A73"/>
    <w:rsid w:val="00383EE6"/>
    <w:rsid w:val="003853FB"/>
    <w:rsid w:val="0038730A"/>
    <w:rsid w:val="003903B0"/>
    <w:rsid w:val="003903D5"/>
    <w:rsid w:val="003904FC"/>
    <w:rsid w:val="003907F0"/>
    <w:rsid w:val="00393E02"/>
    <w:rsid w:val="00394441"/>
    <w:rsid w:val="00394F81"/>
    <w:rsid w:val="0039581F"/>
    <w:rsid w:val="0039779C"/>
    <w:rsid w:val="003A2043"/>
    <w:rsid w:val="003A30C0"/>
    <w:rsid w:val="003A36BF"/>
    <w:rsid w:val="003A36E6"/>
    <w:rsid w:val="003A3905"/>
    <w:rsid w:val="003A3C9C"/>
    <w:rsid w:val="003A58E5"/>
    <w:rsid w:val="003A6DC8"/>
    <w:rsid w:val="003A72DB"/>
    <w:rsid w:val="003B0531"/>
    <w:rsid w:val="003B0801"/>
    <w:rsid w:val="003B0821"/>
    <w:rsid w:val="003B2948"/>
    <w:rsid w:val="003B47B0"/>
    <w:rsid w:val="003B47EA"/>
    <w:rsid w:val="003B498E"/>
    <w:rsid w:val="003B50C0"/>
    <w:rsid w:val="003B5837"/>
    <w:rsid w:val="003B62D3"/>
    <w:rsid w:val="003B6B9C"/>
    <w:rsid w:val="003B73CC"/>
    <w:rsid w:val="003B7AA5"/>
    <w:rsid w:val="003C2D67"/>
    <w:rsid w:val="003C4B96"/>
    <w:rsid w:val="003C6FA6"/>
    <w:rsid w:val="003C7DB9"/>
    <w:rsid w:val="003D096E"/>
    <w:rsid w:val="003D3A8D"/>
    <w:rsid w:val="003D506D"/>
    <w:rsid w:val="003D5553"/>
    <w:rsid w:val="003D56B1"/>
    <w:rsid w:val="003D643A"/>
    <w:rsid w:val="003E3183"/>
    <w:rsid w:val="003E35AB"/>
    <w:rsid w:val="003E4151"/>
    <w:rsid w:val="003E4BA6"/>
    <w:rsid w:val="003E4C83"/>
    <w:rsid w:val="003E5782"/>
    <w:rsid w:val="003E5C90"/>
    <w:rsid w:val="003E7832"/>
    <w:rsid w:val="003F0C16"/>
    <w:rsid w:val="003F0FC3"/>
    <w:rsid w:val="003F1101"/>
    <w:rsid w:val="003F3388"/>
    <w:rsid w:val="003F494F"/>
    <w:rsid w:val="003F509F"/>
    <w:rsid w:val="003F6517"/>
    <w:rsid w:val="003F76BF"/>
    <w:rsid w:val="003F791A"/>
    <w:rsid w:val="00400890"/>
    <w:rsid w:val="00401DD8"/>
    <w:rsid w:val="00401E57"/>
    <w:rsid w:val="0040222B"/>
    <w:rsid w:val="00404636"/>
    <w:rsid w:val="004047E9"/>
    <w:rsid w:val="00404A22"/>
    <w:rsid w:val="00405371"/>
    <w:rsid w:val="00420CA8"/>
    <w:rsid w:val="0042152B"/>
    <w:rsid w:val="004226AD"/>
    <w:rsid w:val="00423023"/>
    <w:rsid w:val="004243AC"/>
    <w:rsid w:val="0042445E"/>
    <w:rsid w:val="00424C50"/>
    <w:rsid w:val="004260A4"/>
    <w:rsid w:val="004272BE"/>
    <w:rsid w:val="0043116D"/>
    <w:rsid w:val="00431229"/>
    <w:rsid w:val="00434C2E"/>
    <w:rsid w:val="004352FB"/>
    <w:rsid w:val="00435A03"/>
    <w:rsid w:val="004370E2"/>
    <w:rsid w:val="0044055D"/>
    <w:rsid w:val="00440AEB"/>
    <w:rsid w:val="004421BD"/>
    <w:rsid w:val="00443DA0"/>
    <w:rsid w:val="00443E4C"/>
    <w:rsid w:val="00446D1C"/>
    <w:rsid w:val="00447D57"/>
    <w:rsid w:val="00447DD2"/>
    <w:rsid w:val="00450EED"/>
    <w:rsid w:val="0045110E"/>
    <w:rsid w:val="0045188C"/>
    <w:rsid w:val="00451DCD"/>
    <w:rsid w:val="0045599E"/>
    <w:rsid w:val="00457498"/>
    <w:rsid w:val="00457B52"/>
    <w:rsid w:val="00460FF0"/>
    <w:rsid w:val="00462136"/>
    <w:rsid w:val="00462B6A"/>
    <w:rsid w:val="00463C57"/>
    <w:rsid w:val="0046410D"/>
    <w:rsid w:val="00465B58"/>
    <w:rsid w:val="00466B92"/>
    <w:rsid w:val="00466F29"/>
    <w:rsid w:val="004672DF"/>
    <w:rsid w:val="004702AF"/>
    <w:rsid w:val="00471F93"/>
    <w:rsid w:val="00471FBF"/>
    <w:rsid w:val="004723CA"/>
    <w:rsid w:val="004724B8"/>
    <w:rsid w:val="00472C17"/>
    <w:rsid w:val="00472D06"/>
    <w:rsid w:val="0047580B"/>
    <w:rsid w:val="0047793C"/>
    <w:rsid w:val="0048074F"/>
    <w:rsid w:val="00480B76"/>
    <w:rsid w:val="00480DE6"/>
    <w:rsid w:val="00482B62"/>
    <w:rsid w:val="00483B58"/>
    <w:rsid w:val="00484294"/>
    <w:rsid w:val="0048463E"/>
    <w:rsid w:val="0048501D"/>
    <w:rsid w:val="00485BD0"/>
    <w:rsid w:val="00486376"/>
    <w:rsid w:val="00486B2B"/>
    <w:rsid w:val="00490A48"/>
    <w:rsid w:val="004921FE"/>
    <w:rsid w:val="004948AF"/>
    <w:rsid w:val="0049589A"/>
    <w:rsid w:val="0049794E"/>
    <w:rsid w:val="004A0323"/>
    <w:rsid w:val="004A0546"/>
    <w:rsid w:val="004A0B0F"/>
    <w:rsid w:val="004A2E1D"/>
    <w:rsid w:val="004A4625"/>
    <w:rsid w:val="004A47D8"/>
    <w:rsid w:val="004A6D91"/>
    <w:rsid w:val="004A7342"/>
    <w:rsid w:val="004A74B9"/>
    <w:rsid w:val="004A76B4"/>
    <w:rsid w:val="004B130D"/>
    <w:rsid w:val="004B2EF1"/>
    <w:rsid w:val="004B378D"/>
    <w:rsid w:val="004B3D70"/>
    <w:rsid w:val="004B3DEE"/>
    <w:rsid w:val="004B4675"/>
    <w:rsid w:val="004B58C7"/>
    <w:rsid w:val="004B5C06"/>
    <w:rsid w:val="004C10AC"/>
    <w:rsid w:val="004C28E5"/>
    <w:rsid w:val="004C2ABF"/>
    <w:rsid w:val="004C47B2"/>
    <w:rsid w:val="004C4D3A"/>
    <w:rsid w:val="004C51E1"/>
    <w:rsid w:val="004C6C7C"/>
    <w:rsid w:val="004D055F"/>
    <w:rsid w:val="004D6405"/>
    <w:rsid w:val="004D6887"/>
    <w:rsid w:val="004D7ACD"/>
    <w:rsid w:val="004E22E3"/>
    <w:rsid w:val="004E2A0E"/>
    <w:rsid w:val="004E397F"/>
    <w:rsid w:val="004E53B0"/>
    <w:rsid w:val="004E5C93"/>
    <w:rsid w:val="004E6799"/>
    <w:rsid w:val="004E7612"/>
    <w:rsid w:val="004E7E42"/>
    <w:rsid w:val="004E7FB3"/>
    <w:rsid w:val="004F0136"/>
    <w:rsid w:val="004F245C"/>
    <w:rsid w:val="004F50BC"/>
    <w:rsid w:val="00501663"/>
    <w:rsid w:val="00502C5C"/>
    <w:rsid w:val="00503000"/>
    <w:rsid w:val="00503BB2"/>
    <w:rsid w:val="00503F65"/>
    <w:rsid w:val="0050525B"/>
    <w:rsid w:val="00510E53"/>
    <w:rsid w:val="005122F4"/>
    <w:rsid w:val="0051349D"/>
    <w:rsid w:val="005134CF"/>
    <w:rsid w:val="005134E7"/>
    <w:rsid w:val="00513CFE"/>
    <w:rsid w:val="00514A17"/>
    <w:rsid w:val="00515165"/>
    <w:rsid w:val="00515BFB"/>
    <w:rsid w:val="00520FDA"/>
    <w:rsid w:val="00521ADB"/>
    <w:rsid w:val="00522D8D"/>
    <w:rsid w:val="00523383"/>
    <w:rsid w:val="00526004"/>
    <w:rsid w:val="00526ACD"/>
    <w:rsid w:val="00526B96"/>
    <w:rsid w:val="0052760D"/>
    <w:rsid w:val="00530163"/>
    <w:rsid w:val="0053034C"/>
    <w:rsid w:val="005308A3"/>
    <w:rsid w:val="00531074"/>
    <w:rsid w:val="00531751"/>
    <w:rsid w:val="00532C3B"/>
    <w:rsid w:val="00533751"/>
    <w:rsid w:val="00534DE1"/>
    <w:rsid w:val="005354C0"/>
    <w:rsid w:val="00536B55"/>
    <w:rsid w:val="005411B7"/>
    <w:rsid w:val="0054126A"/>
    <w:rsid w:val="0054153C"/>
    <w:rsid w:val="00543427"/>
    <w:rsid w:val="005449DD"/>
    <w:rsid w:val="00545574"/>
    <w:rsid w:val="00545687"/>
    <w:rsid w:val="00546A8A"/>
    <w:rsid w:val="00553649"/>
    <w:rsid w:val="00555DBD"/>
    <w:rsid w:val="005564B6"/>
    <w:rsid w:val="005568FF"/>
    <w:rsid w:val="005600FA"/>
    <w:rsid w:val="00561A87"/>
    <w:rsid w:val="005623EA"/>
    <w:rsid w:val="0056408F"/>
    <w:rsid w:val="005643B0"/>
    <w:rsid w:val="00564DA4"/>
    <w:rsid w:val="00565FAE"/>
    <w:rsid w:val="00566D3D"/>
    <w:rsid w:val="00567038"/>
    <w:rsid w:val="00570BC3"/>
    <w:rsid w:val="00571B66"/>
    <w:rsid w:val="00574098"/>
    <w:rsid w:val="00574D1B"/>
    <w:rsid w:val="0057520D"/>
    <w:rsid w:val="0057582F"/>
    <w:rsid w:val="00575EBF"/>
    <w:rsid w:val="005769FA"/>
    <w:rsid w:val="00577371"/>
    <w:rsid w:val="005827D0"/>
    <w:rsid w:val="00582A4A"/>
    <w:rsid w:val="00582E34"/>
    <w:rsid w:val="005837B0"/>
    <w:rsid w:val="00584D62"/>
    <w:rsid w:val="005852C0"/>
    <w:rsid w:val="00591B05"/>
    <w:rsid w:val="00591D04"/>
    <w:rsid w:val="00592DFA"/>
    <w:rsid w:val="0059400B"/>
    <w:rsid w:val="00594E8B"/>
    <w:rsid w:val="00596006"/>
    <w:rsid w:val="0059623D"/>
    <w:rsid w:val="00596EB8"/>
    <w:rsid w:val="0059727C"/>
    <w:rsid w:val="005A0C84"/>
    <w:rsid w:val="005A0F73"/>
    <w:rsid w:val="005A4266"/>
    <w:rsid w:val="005A5732"/>
    <w:rsid w:val="005A5B15"/>
    <w:rsid w:val="005A659C"/>
    <w:rsid w:val="005A65C7"/>
    <w:rsid w:val="005B0D16"/>
    <w:rsid w:val="005B2B1D"/>
    <w:rsid w:val="005B38E4"/>
    <w:rsid w:val="005B3A86"/>
    <w:rsid w:val="005B412F"/>
    <w:rsid w:val="005B4569"/>
    <w:rsid w:val="005B48A9"/>
    <w:rsid w:val="005B632E"/>
    <w:rsid w:val="005B7370"/>
    <w:rsid w:val="005C0106"/>
    <w:rsid w:val="005C04DC"/>
    <w:rsid w:val="005C1ED2"/>
    <w:rsid w:val="005C2DDF"/>
    <w:rsid w:val="005C5C4A"/>
    <w:rsid w:val="005C6234"/>
    <w:rsid w:val="005C76BE"/>
    <w:rsid w:val="005C76D1"/>
    <w:rsid w:val="005D0124"/>
    <w:rsid w:val="005D156C"/>
    <w:rsid w:val="005D1819"/>
    <w:rsid w:val="005D188E"/>
    <w:rsid w:val="005D4C74"/>
    <w:rsid w:val="005D5AA1"/>
    <w:rsid w:val="005D5ABD"/>
    <w:rsid w:val="005D5AD8"/>
    <w:rsid w:val="005D637D"/>
    <w:rsid w:val="005E1B32"/>
    <w:rsid w:val="005E2713"/>
    <w:rsid w:val="005E3AB9"/>
    <w:rsid w:val="005E4B7B"/>
    <w:rsid w:val="005E55D7"/>
    <w:rsid w:val="005E65E2"/>
    <w:rsid w:val="005E6EED"/>
    <w:rsid w:val="005F0696"/>
    <w:rsid w:val="005F08A1"/>
    <w:rsid w:val="005F2D37"/>
    <w:rsid w:val="005F2FD0"/>
    <w:rsid w:val="005F36E2"/>
    <w:rsid w:val="005F5459"/>
    <w:rsid w:val="005F77AC"/>
    <w:rsid w:val="00600F5D"/>
    <w:rsid w:val="00603EB3"/>
    <w:rsid w:val="00610A57"/>
    <w:rsid w:val="0061117E"/>
    <w:rsid w:val="00611250"/>
    <w:rsid w:val="00612530"/>
    <w:rsid w:val="0061275C"/>
    <w:rsid w:val="006129DD"/>
    <w:rsid w:val="00612D0D"/>
    <w:rsid w:val="00612D24"/>
    <w:rsid w:val="006137ED"/>
    <w:rsid w:val="00614161"/>
    <w:rsid w:val="00614D4D"/>
    <w:rsid w:val="00621189"/>
    <w:rsid w:val="006225AB"/>
    <w:rsid w:val="00622A5B"/>
    <w:rsid w:val="00622AE0"/>
    <w:rsid w:val="00623072"/>
    <w:rsid w:val="00623555"/>
    <w:rsid w:val="00623A7D"/>
    <w:rsid w:val="00624B97"/>
    <w:rsid w:val="00624E9B"/>
    <w:rsid w:val="006250E4"/>
    <w:rsid w:val="0062588E"/>
    <w:rsid w:val="00626116"/>
    <w:rsid w:val="00630127"/>
    <w:rsid w:val="00630E8B"/>
    <w:rsid w:val="00630F3D"/>
    <w:rsid w:val="00632B62"/>
    <w:rsid w:val="00633A33"/>
    <w:rsid w:val="00634B02"/>
    <w:rsid w:val="00634F1C"/>
    <w:rsid w:val="0063624B"/>
    <w:rsid w:val="00636366"/>
    <w:rsid w:val="00636C61"/>
    <w:rsid w:val="00636EC9"/>
    <w:rsid w:val="006373BF"/>
    <w:rsid w:val="006406A9"/>
    <w:rsid w:val="00641378"/>
    <w:rsid w:val="006417B7"/>
    <w:rsid w:val="006418D3"/>
    <w:rsid w:val="00641D3F"/>
    <w:rsid w:val="00642537"/>
    <w:rsid w:val="0064261D"/>
    <w:rsid w:val="00642CAF"/>
    <w:rsid w:val="00643265"/>
    <w:rsid w:val="0064489C"/>
    <w:rsid w:val="006453D9"/>
    <w:rsid w:val="00646DEA"/>
    <w:rsid w:val="00650113"/>
    <w:rsid w:val="00650A85"/>
    <w:rsid w:val="006527FF"/>
    <w:rsid w:val="00652C40"/>
    <w:rsid w:val="00653441"/>
    <w:rsid w:val="00653B67"/>
    <w:rsid w:val="00654284"/>
    <w:rsid w:val="00654BB1"/>
    <w:rsid w:val="00655D20"/>
    <w:rsid w:val="00655FDB"/>
    <w:rsid w:val="00660FFA"/>
    <w:rsid w:val="00661811"/>
    <w:rsid w:val="00661E9A"/>
    <w:rsid w:val="00662B38"/>
    <w:rsid w:val="00663D66"/>
    <w:rsid w:val="00663F91"/>
    <w:rsid w:val="006665C1"/>
    <w:rsid w:val="006671E3"/>
    <w:rsid w:val="00667D37"/>
    <w:rsid w:val="00670F3D"/>
    <w:rsid w:val="006710BF"/>
    <w:rsid w:val="0067150D"/>
    <w:rsid w:val="006741AB"/>
    <w:rsid w:val="0067503B"/>
    <w:rsid w:val="006765E6"/>
    <w:rsid w:val="0067691C"/>
    <w:rsid w:val="00680BA0"/>
    <w:rsid w:val="00682F11"/>
    <w:rsid w:val="00683148"/>
    <w:rsid w:val="00684019"/>
    <w:rsid w:val="00684BC1"/>
    <w:rsid w:val="0068509F"/>
    <w:rsid w:val="0068563F"/>
    <w:rsid w:val="006856B5"/>
    <w:rsid w:val="0068669F"/>
    <w:rsid w:val="006867AC"/>
    <w:rsid w:val="006912C4"/>
    <w:rsid w:val="006912C7"/>
    <w:rsid w:val="0069163E"/>
    <w:rsid w:val="00692548"/>
    <w:rsid w:val="00693150"/>
    <w:rsid w:val="0069316E"/>
    <w:rsid w:val="00694528"/>
    <w:rsid w:val="0069567E"/>
    <w:rsid w:val="00695777"/>
    <w:rsid w:val="00696638"/>
    <w:rsid w:val="0069705C"/>
    <w:rsid w:val="006A12C8"/>
    <w:rsid w:val="006A2E10"/>
    <w:rsid w:val="006A3159"/>
    <w:rsid w:val="006A37B3"/>
    <w:rsid w:val="006A424F"/>
    <w:rsid w:val="006A57D1"/>
    <w:rsid w:val="006A6DC4"/>
    <w:rsid w:val="006A7AB8"/>
    <w:rsid w:val="006B047D"/>
    <w:rsid w:val="006B23AA"/>
    <w:rsid w:val="006B2ACA"/>
    <w:rsid w:val="006B2BCC"/>
    <w:rsid w:val="006B453F"/>
    <w:rsid w:val="006B55E7"/>
    <w:rsid w:val="006B7A7E"/>
    <w:rsid w:val="006B7AA2"/>
    <w:rsid w:val="006B7DD1"/>
    <w:rsid w:val="006C0466"/>
    <w:rsid w:val="006C08F5"/>
    <w:rsid w:val="006C09DB"/>
    <w:rsid w:val="006C12C5"/>
    <w:rsid w:val="006C233A"/>
    <w:rsid w:val="006C2BE4"/>
    <w:rsid w:val="006C40DD"/>
    <w:rsid w:val="006C7BFC"/>
    <w:rsid w:val="006D08BD"/>
    <w:rsid w:val="006D1BD6"/>
    <w:rsid w:val="006D1CA0"/>
    <w:rsid w:val="006D2A7E"/>
    <w:rsid w:val="006D49BB"/>
    <w:rsid w:val="006D516D"/>
    <w:rsid w:val="006D5769"/>
    <w:rsid w:val="006D5F59"/>
    <w:rsid w:val="006D6FD5"/>
    <w:rsid w:val="006D7185"/>
    <w:rsid w:val="006D7794"/>
    <w:rsid w:val="006E0512"/>
    <w:rsid w:val="006E072E"/>
    <w:rsid w:val="006E1A87"/>
    <w:rsid w:val="006E1C7A"/>
    <w:rsid w:val="006E2FC0"/>
    <w:rsid w:val="006E343B"/>
    <w:rsid w:val="006E46FE"/>
    <w:rsid w:val="006E6373"/>
    <w:rsid w:val="006E7A49"/>
    <w:rsid w:val="006E7CCD"/>
    <w:rsid w:val="006E7D2F"/>
    <w:rsid w:val="006F0412"/>
    <w:rsid w:val="006F2720"/>
    <w:rsid w:val="006F32A1"/>
    <w:rsid w:val="006F4F3B"/>
    <w:rsid w:val="006F6455"/>
    <w:rsid w:val="006F7B34"/>
    <w:rsid w:val="0070136D"/>
    <w:rsid w:val="00702828"/>
    <w:rsid w:val="00703B28"/>
    <w:rsid w:val="00704448"/>
    <w:rsid w:val="00705F06"/>
    <w:rsid w:val="0070633F"/>
    <w:rsid w:val="00706341"/>
    <w:rsid w:val="007067D7"/>
    <w:rsid w:val="007071F1"/>
    <w:rsid w:val="007102FE"/>
    <w:rsid w:val="00711FBF"/>
    <w:rsid w:val="00712A0C"/>
    <w:rsid w:val="00712E61"/>
    <w:rsid w:val="007149F0"/>
    <w:rsid w:val="00715412"/>
    <w:rsid w:val="007165E5"/>
    <w:rsid w:val="007170DE"/>
    <w:rsid w:val="00717E1C"/>
    <w:rsid w:val="00722006"/>
    <w:rsid w:val="00723ED2"/>
    <w:rsid w:val="00724000"/>
    <w:rsid w:val="00724710"/>
    <w:rsid w:val="0072519D"/>
    <w:rsid w:val="0072610E"/>
    <w:rsid w:val="00727209"/>
    <w:rsid w:val="00730A0D"/>
    <w:rsid w:val="00730F3D"/>
    <w:rsid w:val="00731A9A"/>
    <w:rsid w:val="00732191"/>
    <w:rsid w:val="00732C49"/>
    <w:rsid w:val="00732DB5"/>
    <w:rsid w:val="00733444"/>
    <w:rsid w:val="007345E6"/>
    <w:rsid w:val="00736325"/>
    <w:rsid w:val="00736522"/>
    <w:rsid w:val="00737189"/>
    <w:rsid w:val="00737300"/>
    <w:rsid w:val="00737C99"/>
    <w:rsid w:val="00737CEE"/>
    <w:rsid w:val="00740EA6"/>
    <w:rsid w:val="00743E97"/>
    <w:rsid w:val="00744F12"/>
    <w:rsid w:val="007461CA"/>
    <w:rsid w:val="0075059A"/>
    <w:rsid w:val="0075109D"/>
    <w:rsid w:val="00752B16"/>
    <w:rsid w:val="00752EE6"/>
    <w:rsid w:val="00754C30"/>
    <w:rsid w:val="00755A2B"/>
    <w:rsid w:val="00755C9D"/>
    <w:rsid w:val="007565F9"/>
    <w:rsid w:val="00757A6E"/>
    <w:rsid w:val="00757D96"/>
    <w:rsid w:val="00757E5E"/>
    <w:rsid w:val="00760D17"/>
    <w:rsid w:val="00763078"/>
    <w:rsid w:val="007635B8"/>
    <w:rsid w:val="00764715"/>
    <w:rsid w:val="007660BD"/>
    <w:rsid w:val="00767E37"/>
    <w:rsid w:val="00770346"/>
    <w:rsid w:val="007705BE"/>
    <w:rsid w:val="00772D46"/>
    <w:rsid w:val="00773A48"/>
    <w:rsid w:val="007748DA"/>
    <w:rsid w:val="0077544F"/>
    <w:rsid w:val="0077635F"/>
    <w:rsid w:val="00777113"/>
    <w:rsid w:val="007805C7"/>
    <w:rsid w:val="007830F7"/>
    <w:rsid w:val="007844B4"/>
    <w:rsid w:val="0078574E"/>
    <w:rsid w:val="00785D19"/>
    <w:rsid w:val="00785DC1"/>
    <w:rsid w:val="0079042A"/>
    <w:rsid w:val="00793E7F"/>
    <w:rsid w:val="00794F28"/>
    <w:rsid w:val="0079587C"/>
    <w:rsid w:val="00795CD2"/>
    <w:rsid w:val="007969F9"/>
    <w:rsid w:val="007A0261"/>
    <w:rsid w:val="007A14DF"/>
    <w:rsid w:val="007A1E35"/>
    <w:rsid w:val="007A2019"/>
    <w:rsid w:val="007A22D5"/>
    <w:rsid w:val="007A2749"/>
    <w:rsid w:val="007A30D8"/>
    <w:rsid w:val="007A3DA9"/>
    <w:rsid w:val="007B029C"/>
    <w:rsid w:val="007B1955"/>
    <w:rsid w:val="007B1FE5"/>
    <w:rsid w:val="007B4B64"/>
    <w:rsid w:val="007B599F"/>
    <w:rsid w:val="007B5E3C"/>
    <w:rsid w:val="007B5FAB"/>
    <w:rsid w:val="007B6D96"/>
    <w:rsid w:val="007B79D2"/>
    <w:rsid w:val="007C0542"/>
    <w:rsid w:val="007C298C"/>
    <w:rsid w:val="007C3E36"/>
    <w:rsid w:val="007C4281"/>
    <w:rsid w:val="007C4344"/>
    <w:rsid w:val="007C6175"/>
    <w:rsid w:val="007C61BF"/>
    <w:rsid w:val="007D17BE"/>
    <w:rsid w:val="007D2D0B"/>
    <w:rsid w:val="007D321A"/>
    <w:rsid w:val="007D440A"/>
    <w:rsid w:val="007D442C"/>
    <w:rsid w:val="007D4516"/>
    <w:rsid w:val="007D662B"/>
    <w:rsid w:val="007E0485"/>
    <w:rsid w:val="007E1F5D"/>
    <w:rsid w:val="007E2B75"/>
    <w:rsid w:val="007E3C05"/>
    <w:rsid w:val="007E5AB1"/>
    <w:rsid w:val="007E65F2"/>
    <w:rsid w:val="007E67F6"/>
    <w:rsid w:val="007E72DA"/>
    <w:rsid w:val="007E7452"/>
    <w:rsid w:val="007E75C2"/>
    <w:rsid w:val="007F0DC0"/>
    <w:rsid w:val="007F144F"/>
    <w:rsid w:val="007F18E8"/>
    <w:rsid w:val="007F30D4"/>
    <w:rsid w:val="007F34A6"/>
    <w:rsid w:val="007F3E6D"/>
    <w:rsid w:val="007F408C"/>
    <w:rsid w:val="007F4892"/>
    <w:rsid w:val="007F4A84"/>
    <w:rsid w:val="007F5A82"/>
    <w:rsid w:val="007F5E85"/>
    <w:rsid w:val="007F621A"/>
    <w:rsid w:val="007F73C2"/>
    <w:rsid w:val="007F7E09"/>
    <w:rsid w:val="00801148"/>
    <w:rsid w:val="00801979"/>
    <w:rsid w:val="00802B8E"/>
    <w:rsid w:val="00802E58"/>
    <w:rsid w:val="00803657"/>
    <w:rsid w:val="00803D28"/>
    <w:rsid w:val="008044E0"/>
    <w:rsid w:val="008045FC"/>
    <w:rsid w:val="00804861"/>
    <w:rsid w:val="00805273"/>
    <w:rsid w:val="00805535"/>
    <w:rsid w:val="00807F76"/>
    <w:rsid w:val="00810958"/>
    <w:rsid w:val="00812186"/>
    <w:rsid w:val="0081249E"/>
    <w:rsid w:val="00814394"/>
    <w:rsid w:val="00814615"/>
    <w:rsid w:val="008152B8"/>
    <w:rsid w:val="008156B4"/>
    <w:rsid w:val="00816E23"/>
    <w:rsid w:val="008178FD"/>
    <w:rsid w:val="00817F5B"/>
    <w:rsid w:val="0082151F"/>
    <w:rsid w:val="00821DFC"/>
    <w:rsid w:val="008223A9"/>
    <w:rsid w:val="00822ACF"/>
    <w:rsid w:val="008230A0"/>
    <w:rsid w:val="008238EF"/>
    <w:rsid w:val="00825C91"/>
    <w:rsid w:val="00826343"/>
    <w:rsid w:val="0083032D"/>
    <w:rsid w:val="00830BA7"/>
    <w:rsid w:val="008323A8"/>
    <w:rsid w:val="008326B8"/>
    <w:rsid w:val="00832C3E"/>
    <w:rsid w:val="00832D9D"/>
    <w:rsid w:val="008332BF"/>
    <w:rsid w:val="008339B8"/>
    <w:rsid w:val="00833DFA"/>
    <w:rsid w:val="008347DF"/>
    <w:rsid w:val="0083573E"/>
    <w:rsid w:val="00835D1F"/>
    <w:rsid w:val="0084158C"/>
    <w:rsid w:val="00841908"/>
    <w:rsid w:val="0084286D"/>
    <w:rsid w:val="00842F65"/>
    <w:rsid w:val="00844284"/>
    <w:rsid w:val="00844556"/>
    <w:rsid w:val="00845508"/>
    <w:rsid w:val="00845ECE"/>
    <w:rsid w:val="00846258"/>
    <w:rsid w:val="008465F7"/>
    <w:rsid w:val="008469B1"/>
    <w:rsid w:val="00847461"/>
    <w:rsid w:val="00847918"/>
    <w:rsid w:val="008504A5"/>
    <w:rsid w:val="00854AE9"/>
    <w:rsid w:val="00855586"/>
    <w:rsid w:val="008564DB"/>
    <w:rsid w:val="00856F26"/>
    <w:rsid w:val="00862246"/>
    <w:rsid w:val="008625BD"/>
    <w:rsid w:val="00862B1D"/>
    <w:rsid w:val="00863587"/>
    <w:rsid w:val="0086377C"/>
    <w:rsid w:val="008637F2"/>
    <w:rsid w:val="00867FF8"/>
    <w:rsid w:val="008709A5"/>
    <w:rsid w:val="00871556"/>
    <w:rsid w:val="0087207E"/>
    <w:rsid w:val="00872943"/>
    <w:rsid w:val="00873591"/>
    <w:rsid w:val="00877727"/>
    <w:rsid w:val="0087783A"/>
    <w:rsid w:val="0088038F"/>
    <w:rsid w:val="00880699"/>
    <w:rsid w:val="008816A5"/>
    <w:rsid w:val="00881D1C"/>
    <w:rsid w:val="008824F3"/>
    <w:rsid w:val="00884A66"/>
    <w:rsid w:val="0088564B"/>
    <w:rsid w:val="00890108"/>
    <w:rsid w:val="00890A4A"/>
    <w:rsid w:val="00891C8F"/>
    <w:rsid w:val="00892B5F"/>
    <w:rsid w:val="00893555"/>
    <w:rsid w:val="008941F7"/>
    <w:rsid w:val="00895106"/>
    <w:rsid w:val="0089570E"/>
    <w:rsid w:val="00895B39"/>
    <w:rsid w:val="00897D48"/>
    <w:rsid w:val="008A31DD"/>
    <w:rsid w:val="008A37BA"/>
    <w:rsid w:val="008A3D34"/>
    <w:rsid w:val="008A4AE1"/>
    <w:rsid w:val="008A4CD2"/>
    <w:rsid w:val="008A4E8D"/>
    <w:rsid w:val="008A4ECA"/>
    <w:rsid w:val="008A7543"/>
    <w:rsid w:val="008B0791"/>
    <w:rsid w:val="008B1D9A"/>
    <w:rsid w:val="008B2419"/>
    <w:rsid w:val="008B34DA"/>
    <w:rsid w:val="008B407F"/>
    <w:rsid w:val="008B51C9"/>
    <w:rsid w:val="008B69CB"/>
    <w:rsid w:val="008B7F9E"/>
    <w:rsid w:val="008C00E4"/>
    <w:rsid w:val="008C21B6"/>
    <w:rsid w:val="008C26AE"/>
    <w:rsid w:val="008C3A75"/>
    <w:rsid w:val="008C57DF"/>
    <w:rsid w:val="008C58FD"/>
    <w:rsid w:val="008C6BE5"/>
    <w:rsid w:val="008C6FE7"/>
    <w:rsid w:val="008D10FF"/>
    <w:rsid w:val="008D4F58"/>
    <w:rsid w:val="008D55A3"/>
    <w:rsid w:val="008D6326"/>
    <w:rsid w:val="008D69CE"/>
    <w:rsid w:val="008D6BB6"/>
    <w:rsid w:val="008D6C1A"/>
    <w:rsid w:val="008E0507"/>
    <w:rsid w:val="008E2776"/>
    <w:rsid w:val="008E4B6C"/>
    <w:rsid w:val="008E5602"/>
    <w:rsid w:val="008E6DD5"/>
    <w:rsid w:val="008E6EFE"/>
    <w:rsid w:val="008F170D"/>
    <w:rsid w:val="008F31DF"/>
    <w:rsid w:val="008F4BC3"/>
    <w:rsid w:val="008F4D69"/>
    <w:rsid w:val="008F6D3A"/>
    <w:rsid w:val="008F71D2"/>
    <w:rsid w:val="008F7C3C"/>
    <w:rsid w:val="00901C0F"/>
    <w:rsid w:val="009025C2"/>
    <w:rsid w:val="009034CB"/>
    <w:rsid w:val="009036DA"/>
    <w:rsid w:val="009058CB"/>
    <w:rsid w:val="00906398"/>
    <w:rsid w:val="0090765F"/>
    <w:rsid w:val="009103E0"/>
    <w:rsid w:val="00913F57"/>
    <w:rsid w:val="00914A72"/>
    <w:rsid w:val="00915560"/>
    <w:rsid w:val="00917220"/>
    <w:rsid w:val="00917695"/>
    <w:rsid w:val="009216EE"/>
    <w:rsid w:val="00921FC5"/>
    <w:rsid w:val="009232DC"/>
    <w:rsid w:val="0092359B"/>
    <w:rsid w:val="00923A9C"/>
    <w:rsid w:val="00923B39"/>
    <w:rsid w:val="00924143"/>
    <w:rsid w:val="00927AC5"/>
    <w:rsid w:val="00927C9D"/>
    <w:rsid w:val="0093116F"/>
    <w:rsid w:val="0093253C"/>
    <w:rsid w:val="00932C8A"/>
    <w:rsid w:val="00933298"/>
    <w:rsid w:val="00933E77"/>
    <w:rsid w:val="0093585D"/>
    <w:rsid w:val="009418A8"/>
    <w:rsid w:val="00942943"/>
    <w:rsid w:val="009444E2"/>
    <w:rsid w:val="009462C8"/>
    <w:rsid w:val="009468A9"/>
    <w:rsid w:val="00947716"/>
    <w:rsid w:val="009520BF"/>
    <w:rsid w:val="00952222"/>
    <w:rsid w:val="0095318B"/>
    <w:rsid w:val="00953537"/>
    <w:rsid w:val="00953950"/>
    <w:rsid w:val="00953AED"/>
    <w:rsid w:val="00953EF4"/>
    <w:rsid w:val="009545FF"/>
    <w:rsid w:val="00954683"/>
    <w:rsid w:val="009546FB"/>
    <w:rsid w:val="00954DD5"/>
    <w:rsid w:val="009550EC"/>
    <w:rsid w:val="00955E3B"/>
    <w:rsid w:val="009564B7"/>
    <w:rsid w:val="009568D6"/>
    <w:rsid w:val="0096115C"/>
    <w:rsid w:val="00962DD5"/>
    <w:rsid w:val="00963CB5"/>
    <w:rsid w:val="0096526F"/>
    <w:rsid w:val="009665D6"/>
    <w:rsid w:val="00967D82"/>
    <w:rsid w:val="00972440"/>
    <w:rsid w:val="0097371E"/>
    <w:rsid w:val="0097495E"/>
    <w:rsid w:val="00975367"/>
    <w:rsid w:val="00976DAE"/>
    <w:rsid w:val="00976E52"/>
    <w:rsid w:val="00977EB5"/>
    <w:rsid w:val="00980426"/>
    <w:rsid w:val="00982695"/>
    <w:rsid w:val="009826F6"/>
    <w:rsid w:val="00983458"/>
    <w:rsid w:val="00984002"/>
    <w:rsid w:val="00984122"/>
    <w:rsid w:val="009842F0"/>
    <w:rsid w:val="00984728"/>
    <w:rsid w:val="00985791"/>
    <w:rsid w:val="00985963"/>
    <w:rsid w:val="009862BA"/>
    <w:rsid w:val="009869D2"/>
    <w:rsid w:val="00986A32"/>
    <w:rsid w:val="00990A3C"/>
    <w:rsid w:val="00990D58"/>
    <w:rsid w:val="00991678"/>
    <w:rsid w:val="009919C5"/>
    <w:rsid w:val="00993A24"/>
    <w:rsid w:val="00996500"/>
    <w:rsid w:val="00997167"/>
    <w:rsid w:val="009979AB"/>
    <w:rsid w:val="009A06C3"/>
    <w:rsid w:val="009A1A76"/>
    <w:rsid w:val="009A1C4A"/>
    <w:rsid w:val="009A346F"/>
    <w:rsid w:val="009A3C25"/>
    <w:rsid w:val="009A492C"/>
    <w:rsid w:val="009A641B"/>
    <w:rsid w:val="009A74ED"/>
    <w:rsid w:val="009B03D7"/>
    <w:rsid w:val="009B14A1"/>
    <w:rsid w:val="009B2FAF"/>
    <w:rsid w:val="009B3A42"/>
    <w:rsid w:val="009B3A4D"/>
    <w:rsid w:val="009B40F0"/>
    <w:rsid w:val="009B4117"/>
    <w:rsid w:val="009B5190"/>
    <w:rsid w:val="009B5DDE"/>
    <w:rsid w:val="009B5EB6"/>
    <w:rsid w:val="009B6753"/>
    <w:rsid w:val="009C0E6C"/>
    <w:rsid w:val="009C5B3D"/>
    <w:rsid w:val="009C63F5"/>
    <w:rsid w:val="009C69E5"/>
    <w:rsid w:val="009D17F5"/>
    <w:rsid w:val="009D1889"/>
    <w:rsid w:val="009D251D"/>
    <w:rsid w:val="009D3666"/>
    <w:rsid w:val="009D3992"/>
    <w:rsid w:val="009D4B1D"/>
    <w:rsid w:val="009D4CE8"/>
    <w:rsid w:val="009D552B"/>
    <w:rsid w:val="009D5D71"/>
    <w:rsid w:val="009D6C9E"/>
    <w:rsid w:val="009D781F"/>
    <w:rsid w:val="009D7D01"/>
    <w:rsid w:val="009E0E2B"/>
    <w:rsid w:val="009E0F55"/>
    <w:rsid w:val="009E119D"/>
    <w:rsid w:val="009E2E14"/>
    <w:rsid w:val="009E30AB"/>
    <w:rsid w:val="009E4970"/>
    <w:rsid w:val="009E51B6"/>
    <w:rsid w:val="009E5A9A"/>
    <w:rsid w:val="009E6B6A"/>
    <w:rsid w:val="009E7A4A"/>
    <w:rsid w:val="009E7C3C"/>
    <w:rsid w:val="009F13A3"/>
    <w:rsid w:val="009F15DC"/>
    <w:rsid w:val="009F30F8"/>
    <w:rsid w:val="009F3E5F"/>
    <w:rsid w:val="009F4559"/>
    <w:rsid w:val="009F50B6"/>
    <w:rsid w:val="009F5D7F"/>
    <w:rsid w:val="009F6F3D"/>
    <w:rsid w:val="009F75A1"/>
    <w:rsid w:val="00A00563"/>
    <w:rsid w:val="00A005FE"/>
    <w:rsid w:val="00A01B3D"/>
    <w:rsid w:val="00A03243"/>
    <w:rsid w:val="00A03327"/>
    <w:rsid w:val="00A0504E"/>
    <w:rsid w:val="00A07598"/>
    <w:rsid w:val="00A076A4"/>
    <w:rsid w:val="00A10882"/>
    <w:rsid w:val="00A11BB9"/>
    <w:rsid w:val="00A13F70"/>
    <w:rsid w:val="00A141C9"/>
    <w:rsid w:val="00A142A3"/>
    <w:rsid w:val="00A15042"/>
    <w:rsid w:val="00A150BF"/>
    <w:rsid w:val="00A20995"/>
    <w:rsid w:val="00A22C05"/>
    <w:rsid w:val="00A232F1"/>
    <w:rsid w:val="00A2367E"/>
    <w:rsid w:val="00A24580"/>
    <w:rsid w:val="00A27DF1"/>
    <w:rsid w:val="00A31372"/>
    <w:rsid w:val="00A31501"/>
    <w:rsid w:val="00A320B6"/>
    <w:rsid w:val="00A32210"/>
    <w:rsid w:val="00A3329F"/>
    <w:rsid w:val="00A35353"/>
    <w:rsid w:val="00A35859"/>
    <w:rsid w:val="00A35B0C"/>
    <w:rsid w:val="00A36455"/>
    <w:rsid w:val="00A36540"/>
    <w:rsid w:val="00A36BB6"/>
    <w:rsid w:val="00A3793A"/>
    <w:rsid w:val="00A40682"/>
    <w:rsid w:val="00A40EC1"/>
    <w:rsid w:val="00A40EE7"/>
    <w:rsid w:val="00A427FD"/>
    <w:rsid w:val="00A428A1"/>
    <w:rsid w:val="00A428B9"/>
    <w:rsid w:val="00A434B9"/>
    <w:rsid w:val="00A436ED"/>
    <w:rsid w:val="00A4494F"/>
    <w:rsid w:val="00A44DB5"/>
    <w:rsid w:val="00A4553A"/>
    <w:rsid w:val="00A459A7"/>
    <w:rsid w:val="00A46600"/>
    <w:rsid w:val="00A466F8"/>
    <w:rsid w:val="00A47DCF"/>
    <w:rsid w:val="00A5257E"/>
    <w:rsid w:val="00A52CEE"/>
    <w:rsid w:val="00A52FF6"/>
    <w:rsid w:val="00A54431"/>
    <w:rsid w:val="00A550B0"/>
    <w:rsid w:val="00A5615B"/>
    <w:rsid w:val="00A5645A"/>
    <w:rsid w:val="00A5698C"/>
    <w:rsid w:val="00A56AC5"/>
    <w:rsid w:val="00A57082"/>
    <w:rsid w:val="00A5785F"/>
    <w:rsid w:val="00A646E7"/>
    <w:rsid w:val="00A6659F"/>
    <w:rsid w:val="00A677CC"/>
    <w:rsid w:val="00A67CA5"/>
    <w:rsid w:val="00A70BC4"/>
    <w:rsid w:val="00A713CE"/>
    <w:rsid w:val="00A72129"/>
    <w:rsid w:val="00A728C4"/>
    <w:rsid w:val="00A74CB3"/>
    <w:rsid w:val="00A75BF3"/>
    <w:rsid w:val="00A76C79"/>
    <w:rsid w:val="00A80063"/>
    <w:rsid w:val="00A805AA"/>
    <w:rsid w:val="00A80E2B"/>
    <w:rsid w:val="00A82AE7"/>
    <w:rsid w:val="00A85832"/>
    <w:rsid w:val="00A90960"/>
    <w:rsid w:val="00A90C13"/>
    <w:rsid w:val="00A92E2E"/>
    <w:rsid w:val="00A9369D"/>
    <w:rsid w:val="00A94ADD"/>
    <w:rsid w:val="00A94EC1"/>
    <w:rsid w:val="00A95F4C"/>
    <w:rsid w:val="00A96D0C"/>
    <w:rsid w:val="00AA1EED"/>
    <w:rsid w:val="00AA2ED2"/>
    <w:rsid w:val="00AA3E7B"/>
    <w:rsid w:val="00AA451E"/>
    <w:rsid w:val="00AA454B"/>
    <w:rsid w:val="00AA4A6C"/>
    <w:rsid w:val="00AA4E51"/>
    <w:rsid w:val="00AA4F1F"/>
    <w:rsid w:val="00AA5930"/>
    <w:rsid w:val="00AA6B8C"/>
    <w:rsid w:val="00AB0063"/>
    <w:rsid w:val="00AB1047"/>
    <w:rsid w:val="00AB105F"/>
    <w:rsid w:val="00AB48EF"/>
    <w:rsid w:val="00AB490F"/>
    <w:rsid w:val="00AB7A8C"/>
    <w:rsid w:val="00AC022B"/>
    <w:rsid w:val="00AC16A9"/>
    <w:rsid w:val="00AC50C1"/>
    <w:rsid w:val="00AC6172"/>
    <w:rsid w:val="00AC61BA"/>
    <w:rsid w:val="00AC64E8"/>
    <w:rsid w:val="00AC67F1"/>
    <w:rsid w:val="00AD0FB6"/>
    <w:rsid w:val="00AD4115"/>
    <w:rsid w:val="00AD476B"/>
    <w:rsid w:val="00AD489C"/>
    <w:rsid w:val="00AD56D7"/>
    <w:rsid w:val="00AD5AAB"/>
    <w:rsid w:val="00AD6D87"/>
    <w:rsid w:val="00AE0D80"/>
    <w:rsid w:val="00AE0FA9"/>
    <w:rsid w:val="00AE30D0"/>
    <w:rsid w:val="00AE3323"/>
    <w:rsid w:val="00AE340F"/>
    <w:rsid w:val="00AE3A6A"/>
    <w:rsid w:val="00AE4BB9"/>
    <w:rsid w:val="00AE4DA0"/>
    <w:rsid w:val="00AE505A"/>
    <w:rsid w:val="00AE72F4"/>
    <w:rsid w:val="00AE7497"/>
    <w:rsid w:val="00AE7C81"/>
    <w:rsid w:val="00AE7E66"/>
    <w:rsid w:val="00AE7F60"/>
    <w:rsid w:val="00AF0D5D"/>
    <w:rsid w:val="00AF0DA7"/>
    <w:rsid w:val="00AF22D3"/>
    <w:rsid w:val="00AF2C67"/>
    <w:rsid w:val="00AF325F"/>
    <w:rsid w:val="00AF4597"/>
    <w:rsid w:val="00AF64E4"/>
    <w:rsid w:val="00AF7255"/>
    <w:rsid w:val="00B001E4"/>
    <w:rsid w:val="00B00866"/>
    <w:rsid w:val="00B009E7"/>
    <w:rsid w:val="00B00C52"/>
    <w:rsid w:val="00B02099"/>
    <w:rsid w:val="00B0386B"/>
    <w:rsid w:val="00B03D15"/>
    <w:rsid w:val="00B04860"/>
    <w:rsid w:val="00B052F5"/>
    <w:rsid w:val="00B079F6"/>
    <w:rsid w:val="00B07D2C"/>
    <w:rsid w:val="00B12916"/>
    <w:rsid w:val="00B13ACE"/>
    <w:rsid w:val="00B145CD"/>
    <w:rsid w:val="00B15258"/>
    <w:rsid w:val="00B17BA8"/>
    <w:rsid w:val="00B24ADC"/>
    <w:rsid w:val="00B25FEF"/>
    <w:rsid w:val="00B2641A"/>
    <w:rsid w:val="00B30545"/>
    <w:rsid w:val="00B323CE"/>
    <w:rsid w:val="00B35D1D"/>
    <w:rsid w:val="00B36B97"/>
    <w:rsid w:val="00B41BC5"/>
    <w:rsid w:val="00B42571"/>
    <w:rsid w:val="00B42BD2"/>
    <w:rsid w:val="00B434D8"/>
    <w:rsid w:val="00B4421D"/>
    <w:rsid w:val="00B44CA1"/>
    <w:rsid w:val="00B45222"/>
    <w:rsid w:val="00B453E1"/>
    <w:rsid w:val="00B45DD3"/>
    <w:rsid w:val="00B460EA"/>
    <w:rsid w:val="00B460F6"/>
    <w:rsid w:val="00B47035"/>
    <w:rsid w:val="00B47E3B"/>
    <w:rsid w:val="00B502C3"/>
    <w:rsid w:val="00B5079A"/>
    <w:rsid w:val="00B512A4"/>
    <w:rsid w:val="00B52271"/>
    <w:rsid w:val="00B528C3"/>
    <w:rsid w:val="00B53F87"/>
    <w:rsid w:val="00B54DDB"/>
    <w:rsid w:val="00B57DBE"/>
    <w:rsid w:val="00B601D0"/>
    <w:rsid w:val="00B60878"/>
    <w:rsid w:val="00B60A54"/>
    <w:rsid w:val="00B60BD2"/>
    <w:rsid w:val="00B61948"/>
    <w:rsid w:val="00B63512"/>
    <w:rsid w:val="00B64D3C"/>
    <w:rsid w:val="00B64D9C"/>
    <w:rsid w:val="00B652F9"/>
    <w:rsid w:val="00B6540A"/>
    <w:rsid w:val="00B70224"/>
    <w:rsid w:val="00B72B4D"/>
    <w:rsid w:val="00B72CB6"/>
    <w:rsid w:val="00B73B8F"/>
    <w:rsid w:val="00B76926"/>
    <w:rsid w:val="00B77DCD"/>
    <w:rsid w:val="00B77F72"/>
    <w:rsid w:val="00B81063"/>
    <w:rsid w:val="00B831AB"/>
    <w:rsid w:val="00B83A1E"/>
    <w:rsid w:val="00B843DF"/>
    <w:rsid w:val="00B849D4"/>
    <w:rsid w:val="00B85311"/>
    <w:rsid w:val="00B87B69"/>
    <w:rsid w:val="00B87C9F"/>
    <w:rsid w:val="00B90EB1"/>
    <w:rsid w:val="00B91AB7"/>
    <w:rsid w:val="00B92A08"/>
    <w:rsid w:val="00B92CCC"/>
    <w:rsid w:val="00B94F1D"/>
    <w:rsid w:val="00B9558B"/>
    <w:rsid w:val="00B95FA4"/>
    <w:rsid w:val="00B965D0"/>
    <w:rsid w:val="00BA1575"/>
    <w:rsid w:val="00BA1762"/>
    <w:rsid w:val="00BA3549"/>
    <w:rsid w:val="00BA3F7F"/>
    <w:rsid w:val="00BA4458"/>
    <w:rsid w:val="00BA45DF"/>
    <w:rsid w:val="00BA568B"/>
    <w:rsid w:val="00BA6BC7"/>
    <w:rsid w:val="00BA7776"/>
    <w:rsid w:val="00BA7888"/>
    <w:rsid w:val="00BB2227"/>
    <w:rsid w:val="00BB2608"/>
    <w:rsid w:val="00BB3B16"/>
    <w:rsid w:val="00BB3D3B"/>
    <w:rsid w:val="00BB4648"/>
    <w:rsid w:val="00BB4EAA"/>
    <w:rsid w:val="00BB5027"/>
    <w:rsid w:val="00BB568F"/>
    <w:rsid w:val="00BB582B"/>
    <w:rsid w:val="00BB64EE"/>
    <w:rsid w:val="00BB65DB"/>
    <w:rsid w:val="00BC0C10"/>
    <w:rsid w:val="00BC17A7"/>
    <w:rsid w:val="00BC199E"/>
    <w:rsid w:val="00BC1C8A"/>
    <w:rsid w:val="00BC2FAE"/>
    <w:rsid w:val="00BC3FC7"/>
    <w:rsid w:val="00BC45DA"/>
    <w:rsid w:val="00BC5805"/>
    <w:rsid w:val="00BD028B"/>
    <w:rsid w:val="00BD0DDF"/>
    <w:rsid w:val="00BD21B9"/>
    <w:rsid w:val="00BD301F"/>
    <w:rsid w:val="00BD49B4"/>
    <w:rsid w:val="00BD5472"/>
    <w:rsid w:val="00BD596B"/>
    <w:rsid w:val="00BE0FC4"/>
    <w:rsid w:val="00BE1E33"/>
    <w:rsid w:val="00BE2701"/>
    <w:rsid w:val="00BE2B20"/>
    <w:rsid w:val="00BE323A"/>
    <w:rsid w:val="00BE3B94"/>
    <w:rsid w:val="00BE6C31"/>
    <w:rsid w:val="00BF1D18"/>
    <w:rsid w:val="00BF2BD0"/>
    <w:rsid w:val="00BF2E34"/>
    <w:rsid w:val="00BF3E0C"/>
    <w:rsid w:val="00BF42E8"/>
    <w:rsid w:val="00BF4DB6"/>
    <w:rsid w:val="00BF561C"/>
    <w:rsid w:val="00BF7824"/>
    <w:rsid w:val="00BF7941"/>
    <w:rsid w:val="00C00644"/>
    <w:rsid w:val="00C039D3"/>
    <w:rsid w:val="00C03C0A"/>
    <w:rsid w:val="00C04188"/>
    <w:rsid w:val="00C05E47"/>
    <w:rsid w:val="00C06A49"/>
    <w:rsid w:val="00C070A4"/>
    <w:rsid w:val="00C07176"/>
    <w:rsid w:val="00C130CA"/>
    <w:rsid w:val="00C153C2"/>
    <w:rsid w:val="00C16581"/>
    <w:rsid w:val="00C165DB"/>
    <w:rsid w:val="00C170FA"/>
    <w:rsid w:val="00C174F5"/>
    <w:rsid w:val="00C1756F"/>
    <w:rsid w:val="00C17BC7"/>
    <w:rsid w:val="00C2259E"/>
    <w:rsid w:val="00C225F6"/>
    <w:rsid w:val="00C22A10"/>
    <w:rsid w:val="00C22A3B"/>
    <w:rsid w:val="00C23FE1"/>
    <w:rsid w:val="00C255B7"/>
    <w:rsid w:val="00C25BCD"/>
    <w:rsid w:val="00C26273"/>
    <w:rsid w:val="00C267B3"/>
    <w:rsid w:val="00C26E5A"/>
    <w:rsid w:val="00C27573"/>
    <w:rsid w:val="00C307F0"/>
    <w:rsid w:val="00C33C4F"/>
    <w:rsid w:val="00C348B5"/>
    <w:rsid w:val="00C36BC1"/>
    <w:rsid w:val="00C46554"/>
    <w:rsid w:val="00C51163"/>
    <w:rsid w:val="00C5209C"/>
    <w:rsid w:val="00C5455E"/>
    <w:rsid w:val="00C54CD6"/>
    <w:rsid w:val="00C54E00"/>
    <w:rsid w:val="00C55663"/>
    <w:rsid w:val="00C55A1F"/>
    <w:rsid w:val="00C56509"/>
    <w:rsid w:val="00C5677F"/>
    <w:rsid w:val="00C5692E"/>
    <w:rsid w:val="00C571FD"/>
    <w:rsid w:val="00C6089E"/>
    <w:rsid w:val="00C613DD"/>
    <w:rsid w:val="00C61498"/>
    <w:rsid w:val="00C61FC5"/>
    <w:rsid w:val="00C62125"/>
    <w:rsid w:val="00C64BFD"/>
    <w:rsid w:val="00C66DBC"/>
    <w:rsid w:val="00C66EC7"/>
    <w:rsid w:val="00C76490"/>
    <w:rsid w:val="00C77036"/>
    <w:rsid w:val="00C7767D"/>
    <w:rsid w:val="00C81DCF"/>
    <w:rsid w:val="00C82F08"/>
    <w:rsid w:val="00C83B07"/>
    <w:rsid w:val="00C842DE"/>
    <w:rsid w:val="00C845E9"/>
    <w:rsid w:val="00C857C5"/>
    <w:rsid w:val="00C85CB6"/>
    <w:rsid w:val="00C861F8"/>
    <w:rsid w:val="00C87304"/>
    <w:rsid w:val="00C8753B"/>
    <w:rsid w:val="00C903B5"/>
    <w:rsid w:val="00C91F26"/>
    <w:rsid w:val="00C9228A"/>
    <w:rsid w:val="00C93562"/>
    <w:rsid w:val="00C93D1B"/>
    <w:rsid w:val="00C94396"/>
    <w:rsid w:val="00C94804"/>
    <w:rsid w:val="00C95BF6"/>
    <w:rsid w:val="00C95F87"/>
    <w:rsid w:val="00C974DF"/>
    <w:rsid w:val="00CA008B"/>
    <w:rsid w:val="00CA07D2"/>
    <w:rsid w:val="00CA123D"/>
    <w:rsid w:val="00CA164D"/>
    <w:rsid w:val="00CA1F42"/>
    <w:rsid w:val="00CA26CD"/>
    <w:rsid w:val="00CA26FA"/>
    <w:rsid w:val="00CA2781"/>
    <w:rsid w:val="00CA3ECE"/>
    <w:rsid w:val="00CA4CED"/>
    <w:rsid w:val="00CA6F0C"/>
    <w:rsid w:val="00CA7352"/>
    <w:rsid w:val="00CB194B"/>
    <w:rsid w:val="00CB43EC"/>
    <w:rsid w:val="00CB55E0"/>
    <w:rsid w:val="00CC0F84"/>
    <w:rsid w:val="00CC1112"/>
    <w:rsid w:val="00CC125F"/>
    <w:rsid w:val="00CC3DF6"/>
    <w:rsid w:val="00CC5144"/>
    <w:rsid w:val="00CC563F"/>
    <w:rsid w:val="00CC70EA"/>
    <w:rsid w:val="00CD045A"/>
    <w:rsid w:val="00CD0476"/>
    <w:rsid w:val="00CD1A0B"/>
    <w:rsid w:val="00CD2B86"/>
    <w:rsid w:val="00CD300C"/>
    <w:rsid w:val="00CD31DB"/>
    <w:rsid w:val="00CD3624"/>
    <w:rsid w:val="00CD3D1F"/>
    <w:rsid w:val="00CD5DBA"/>
    <w:rsid w:val="00CD7274"/>
    <w:rsid w:val="00CE07E9"/>
    <w:rsid w:val="00CE0E35"/>
    <w:rsid w:val="00CE17AB"/>
    <w:rsid w:val="00CE1E47"/>
    <w:rsid w:val="00CE2863"/>
    <w:rsid w:val="00CE3902"/>
    <w:rsid w:val="00CE3970"/>
    <w:rsid w:val="00CE40F9"/>
    <w:rsid w:val="00CE4501"/>
    <w:rsid w:val="00CF0D5C"/>
    <w:rsid w:val="00CF1122"/>
    <w:rsid w:val="00CF1CF8"/>
    <w:rsid w:val="00CF1F0F"/>
    <w:rsid w:val="00CF20AE"/>
    <w:rsid w:val="00CF2FCC"/>
    <w:rsid w:val="00CF4585"/>
    <w:rsid w:val="00CF461A"/>
    <w:rsid w:val="00CF46B7"/>
    <w:rsid w:val="00CF538D"/>
    <w:rsid w:val="00CF626C"/>
    <w:rsid w:val="00CF66A4"/>
    <w:rsid w:val="00D017F6"/>
    <w:rsid w:val="00D02657"/>
    <w:rsid w:val="00D02CC3"/>
    <w:rsid w:val="00D03054"/>
    <w:rsid w:val="00D03D96"/>
    <w:rsid w:val="00D0447E"/>
    <w:rsid w:val="00D0456F"/>
    <w:rsid w:val="00D0597A"/>
    <w:rsid w:val="00D05F7B"/>
    <w:rsid w:val="00D06C56"/>
    <w:rsid w:val="00D079D3"/>
    <w:rsid w:val="00D07BCE"/>
    <w:rsid w:val="00D10A08"/>
    <w:rsid w:val="00D1141A"/>
    <w:rsid w:val="00D11596"/>
    <w:rsid w:val="00D11D28"/>
    <w:rsid w:val="00D12C5B"/>
    <w:rsid w:val="00D17A32"/>
    <w:rsid w:val="00D214C5"/>
    <w:rsid w:val="00D21BAE"/>
    <w:rsid w:val="00D2235B"/>
    <w:rsid w:val="00D22375"/>
    <w:rsid w:val="00D228B2"/>
    <w:rsid w:val="00D22D1C"/>
    <w:rsid w:val="00D2362A"/>
    <w:rsid w:val="00D23C4D"/>
    <w:rsid w:val="00D258CD"/>
    <w:rsid w:val="00D265F6"/>
    <w:rsid w:val="00D270FC"/>
    <w:rsid w:val="00D31E85"/>
    <w:rsid w:val="00D32393"/>
    <w:rsid w:val="00D3493F"/>
    <w:rsid w:val="00D35673"/>
    <w:rsid w:val="00D35DFD"/>
    <w:rsid w:val="00D37D3C"/>
    <w:rsid w:val="00D40B5F"/>
    <w:rsid w:val="00D410EE"/>
    <w:rsid w:val="00D4486F"/>
    <w:rsid w:val="00D450AC"/>
    <w:rsid w:val="00D45D73"/>
    <w:rsid w:val="00D465B9"/>
    <w:rsid w:val="00D46C81"/>
    <w:rsid w:val="00D508B0"/>
    <w:rsid w:val="00D52596"/>
    <w:rsid w:val="00D52DBB"/>
    <w:rsid w:val="00D5340C"/>
    <w:rsid w:val="00D5566D"/>
    <w:rsid w:val="00D56FE4"/>
    <w:rsid w:val="00D57303"/>
    <w:rsid w:val="00D61108"/>
    <w:rsid w:val="00D616F8"/>
    <w:rsid w:val="00D61D79"/>
    <w:rsid w:val="00D649F3"/>
    <w:rsid w:val="00D64B56"/>
    <w:rsid w:val="00D659D3"/>
    <w:rsid w:val="00D67A9F"/>
    <w:rsid w:val="00D700E5"/>
    <w:rsid w:val="00D70324"/>
    <w:rsid w:val="00D70486"/>
    <w:rsid w:val="00D70699"/>
    <w:rsid w:val="00D7136A"/>
    <w:rsid w:val="00D71836"/>
    <w:rsid w:val="00D723D3"/>
    <w:rsid w:val="00D73714"/>
    <w:rsid w:val="00D73A37"/>
    <w:rsid w:val="00D73D96"/>
    <w:rsid w:val="00D750A2"/>
    <w:rsid w:val="00D8011B"/>
    <w:rsid w:val="00D801CD"/>
    <w:rsid w:val="00D80EA0"/>
    <w:rsid w:val="00D8255C"/>
    <w:rsid w:val="00D82924"/>
    <w:rsid w:val="00D83742"/>
    <w:rsid w:val="00D85CA1"/>
    <w:rsid w:val="00D87ED6"/>
    <w:rsid w:val="00D87FF4"/>
    <w:rsid w:val="00D90DF2"/>
    <w:rsid w:val="00D929CD"/>
    <w:rsid w:val="00D92B7D"/>
    <w:rsid w:val="00D930DF"/>
    <w:rsid w:val="00D93536"/>
    <w:rsid w:val="00D964E9"/>
    <w:rsid w:val="00D971B2"/>
    <w:rsid w:val="00D97CE0"/>
    <w:rsid w:val="00DA0A08"/>
    <w:rsid w:val="00DA18A6"/>
    <w:rsid w:val="00DA2964"/>
    <w:rsid w:val="00DA37B0"/>
    <w:rsid w:val="00DA57DA"/>
    <w:rsid w:val="00DB63CF"/>
    <w:rsid w:val="00DB68A0"/>
    <w:rsid w:val="00DB7436"/>
    <w:rsid w:val="00DB78C7"/>
    <w:rsid w:val="00DC03B6"/>
    <w:rsid w:val="00DC167D"/>
    <w:rsid w:val="00DC1FDF"/>
    <w:rsid w:val="00DC395C"/>
    <w:rsid w:val="00DC3AD6"/>
    <w:rsid w:val="00DC3B53"/>
    <w:rsid w:val="00DC43B2"/>
    <w:rsid w:val="00DC470D"/>
    <w:rsid w:val="00DC5300"/>
    <w:rsid w:val="00DC5718"/>
    <w:rsid w:val="00DC61FA"/>
    <w:rsid w:val="00DD009E"/>
    <w:rsid w:val="00DD0435"/>
    <w:rsid w:val="00DD0F85"/>
    <w:rsid w:val="00DD1981"/>
    <w:rsid w:val="00DD2C77"/>
    <w:rsid w:val="00DD3460"/>
    <w:rsid w:val="00DD3566"/>
    <w:rsid w:val="00DD3CDE"/>
    <w:rsid w:val="00DD418A"/>
    <w:rsid w:val="00DD473C"/>
    <w:rsid w:val="00DD4CAA"/>
    <w:rsid w:val="00DD524D"/>
    <w:rsid w:val="00DD54B3"/>
    <w:rsid w:val="00DD5E4F"/>
    <w:rsid w:val="00DD77BD"/>
    <w:rsid w:val="00DE09C5"/>
    <w:rsid w:val="00DE0CB4"/>
    <w:rsid w:val="00DE205E"/>
    <w:rsid w:val="00DE21F9"/>
    <w:rsid w:val="00DE2322"/>
    <w:rsid w:val="00DE291F"/>
    <w:rsid w:val="00DE314E"/>
    <w:rsid w:val="00DE3802"/>
    <w:rsid w:val="00DE3A5F"/>
    <w:rsid w:val="00DE63C9"/>
    <w:rsid w:val="00DE6BF5"/>
    <w:rsid w:val="00DF0415"/>
    <w:rsid w:val="00DF0438"/>
    <w:rsid w:val="00DF0A86"/>
    <w:rsid w:val="00DF1051"/>
    <w:rsid w:val="00DF1FE8"/>
    <w:rsid w:val="00DF31D1"/>
    <w:rsid w:val="00DF3655"/>
    <w:rsid w:val="00DF368C"/>
    <w:rsid w:val="00DF5846"/>
    <w:rsid w:val="00DF5FCF"/>
    <w:rsid w:val="00E024DC"/>
    <w:rsid w:val="00E02D65"/>
    <w:rsid w:val="00E02FBD"/>
    <w:rsid w:val="00E043D3"/>
    <w:rsid w:val="00E04893"/>
    <w:rsid w:val="00E0527B"/>
    <w:rsid w:val="00E10C99"/>
    <w:rsid w:val="00E11647"/>
    <w:rsid w:val="00E12570"/>
    <w:rsid w:val="00E13EF5"/>
    <w:rsid w:val="00E14570"/>
    <w:rsid w:val="00E1501F"/>
    <w:rsid w:val="00E154F9"/>
    <w:rsid w:val="00E2162E"/>
    <w:rsid w:val="00E2166F"/>
    <w:rsid w:val="00E21EAD"/>
    <w:rsid w:val="00E248C3"/>
    <w:rsid w:val="00E24B41"/>
    <w:rsid w:val="00E24F3C"/>
    <w:rsid w:val="00E25129"/>
    <w:rsid w:val="00E25616"/>
    <w:rsid w:val="00E26201"/>
    <w:rsid w:val="00E26444"/>
    <w:rsid w:val="00E26EF1"/>
    <w:rsid w:val="00E3061C"/>
    <w:rsid w:val="00E3105D"/>
    <w:rsid w:val="00E31B34"/>
    <w:rsid w:val="00E324DF"/>
    <w:rsid w:val="00E341E2"/>
    <w:rsid w:val="00E3469F"/>
    <w:rsid w:val="00E37F05"/>
    <w:rsid w:val="00E4086F"/>
    <w:rsid w:val="00E41C69"/>
    <w:rsid w:val="00E4328B"/>
    <w:rsid w:val="00E44882"/>
    <w:rsid w:val="00E468E8"/>
    <w:rsid w:val="00E46AD3"/>
    <w:rsid w:val="00E46C0F"/>
    <w:rsid w:val="00E4733C"/>
    <w:rsid w:val="00E50EB1"/>
    <w:rsid w:val="00E51ABB"/>
    <w:rsid w:val="00E52898"/>
    <w:rsid w:val="00E563A8"/>
    <w:rsid w:val="00E56CD5"/>
    <w:rsid w:val="00E57023"/>
    <w:rsid w:val="00E574D0"/>
    <w:rsid w:val="00E6019D"/>
    <w:rsid w:val="00E6047D"/>
    <w:rsid w:val="00E6168A"/>
    <w:rsid w:val="00E619E4"/>
    <w:rsid w:val="00E61A6A"/>
    <w:rsid w:val="00E620C0"/>
    <w:rsid w:val="00E62593"/>
    <w:rsid w:val="00E652BE"/>
    <w:rsid w:val="00E65924"/>
    <w:rsid w:val="00E65E38"/>
    <w:rsid w:val="00E71F68"/>
    <w:rsid w:val="00E72365"/>
    <w:rsid w:val="00E7289F"/>
    <w:rsid w:val="00E7382F"/>
    <w:rsid w:val="00E73CC9"/>
    <w:rsid w:val="00E740E5"/>
    <w:rsid w:val="00E75CB0"/>
    <w:rsid w:val="00E770C6"/>
    <w:rsid w:val="00E770D6"/>
    <w:rsid w:val="00E771B0"/>
    <w:rsid w:val="00E807ED"/>
    <w:rsid w:val="00E80934"/>
    <w:rsid w:val="00E81A74"/>
    <w:rsid w:val="00E81B91"/>
    <w:rsid w:val="00E823F4"/>
    <w:rsid w:val="00E82698"/>
    <w:rsid w:val="00E84188"/>
    <w:rsid w:val="00E85B3A"/>
    <w:rsid w:val="00E85F54"/>
    <w:rsid w:val="00E862D1"/>
    <w:rsid w:val="00E862D5"/>
    <w:rsid w:val="00E87E5E"/>
    <w:rsid w:val="00E90228"/>
    <w:rsid w:val="00E909BB"/>
    <w:rsid w:val="00E91F97"/>
    <w:rsid w:val="00E9329F"/>
    <w:rsid w:val="00E93C36"/>
    <w:rsid w:val="00E9687C"/>
    <w:rsid w:val="00E96B35"/>
    <w:rsid w:val="00E97FB4"/>
    <w:rsid w:val="00EA1D6B"/>
    <w:rsid w:val="00EA2636"/>
    <w:rsid w:val="00EA2D51"/>
    <w:rsid w:val="00EA3B4D"/>
    <w:rsid w:val="00EA458B"/>
    <w:rsid w:val="00EA5BEF"/>
    <w:rsid w:val="00EA7329"/>
    <w:rsid w:val="00EB15DF"/>
    <w:rsid w:val="00EB1988"/>
    <w:rsid w:val="00EB328F"/>
    <w:rsid w:val="00EB3BC9"/>
    <w:rsid w:val="00EB4F4D"/>
    <w:rsid w:val="00EB55DC"/>
    <w:rsid w:val="00EB5850"/>
    <w:rsid w:val="00EB5CA1"/>
    <w:rsid w:val="00EB6F03"/>
    <w:rsid w:val="00EB75C4"/>
    <w:rsid w:val="00EB7972"/>
    <w:rsid w:val="00EC0775"/>
    <w:rsid w:val="00EC148E"/>
    <w:rsid w:val="00EC2517"/>
    <w:rsid w:val="00EC305E"/>
    <w:rsid w:val="00EC313E"/>
    <w:rsid w:val="00EC368D"/>
    <w:rsid w:val="00EC36A2"/>
    <w:rsid w:val="00EC4BA5"/>
    <w:rsid w:val="00EC547F"/>
    <w:rsid w:val="00EC63CF"/>
    <w:rsid w:val="00EC7269"/>
    <w:rsid w:val="00EC75D6"/>
    <w:rsid w:val="00ED0CEB"/>
    <w:rsid w:val="00ED2728"/>
    <w:rsid w:val="00ED3819"/>
    <w:rsid w:val="00ED39D2"/>
    <w:rsid w:val="00ED4206"/>
    <w:rsid w:val="00ED51DB"/>
    <w:rsid w:val="00ED577D"/>
    <w:rsid w:val="00ED623A"/>
    <w:rsid w:val="00ED6D47"/>
    <w:rsid w:val="00EE01E9"/>
    <w:rsid w:val="00EE1860"/>
    <w:rsid w:val="00EE196B"/>
    <w:rsid w:val="00EE2B60"/>
    <w:rsid w:val="00EE2D70"/>
    <w:rsid w:val="00EE46D8"/>
    <w:rsid w:val="00EE5273"/>
    <w:rsid w:val="00EE69E6"/>
    <w:rsid w:val="00EE6ABD"/>
    <w:rsid w:val="00EF042E"/>
    <w:rsid w:val="00EF0B02"/>
    <w:rsid w:val="00EF0CAA"/>
    <w:rsid w:val="00EF1619"/>
    <w:rsid w:val="00EF18AA"/>
    <w:rsid w:val="00EF27F8"/>
    <w:rsid w:val="00EF3971"/>
    <w:rsid w:val="00EF4BE7"/>
    <w:rsid w:val="00EF4C69"/>
    <w:rsid w:val="00EF50CA"/>
    <w:rsid w:val="00EF7486"/>
    <w:rsid w:val="00EF760F"/>
    <w:rsid w:val="00F015D1"/>
    <w:rsid w:val="00F02BE7"/>
    <w:rsid w:val="00F04964"/>
    <w:rsid w:val="00F05F5E"/>
    <w:rsid w:val="00F07917"/>
    <w:rsid w:val="00F10B9B"/>
    <w:rsid w:val="00F1196D"/>
    <w:rsid w:val="00F1262F"/>
    <w:rsid w:val="00F12DF5"/>
    <w:rsid w:val="00F13208"/>
    <w:rsid w:val="00F15EBB"/>
    <w:rsid w:val="00F167D9"/>
    <w:rsid w:val="00F17077"/>
    <w:rsid w:val="00F2165C"/>
    <w:rsid w:val="00F219BF"/>
    <w:rsid w:val="00F21CE2"/>
    <w:rsid w:val="00F228E2"/>
    <w:rsid w:val="00F237ED"/>
    <w:rsid w:val="00F25806"/>
    <w:rsid w:val="00F26A37"/>
    <w:rsid w:val="00F26A9E"/>
    <w:rsid w:val="00F26E61"/>
    <w:rsid w:val="00F2776A"/>
    <w:rsid w:val="00F279E6"/>
    <w:rsid w:val="00F31254"/>
    <w:rsid w:val="00F31600"/>
    <w:rsid w:val="00F31735"/>
    <w:rsid w:val="00F3278B"/>
    <w:rsid w:val="00F342AC"/>
    <w:rsid w:val="00F35BB6"/>
    <w:rsid w:val="00F36273"/>
    <w:rsid w:val="00F37109"/>
    <w:rsid w:val="00F373F7"/>
    <w:rsid w:val="00F4119B"/>
    <w:rsid w:val="00F418E5"/>
    <w:rsid w:val="00F44756"/>
    <w:rsid w:val="00F44898"/>
    <w:rsid w:val="00F44D4B"/>
    <w:rsid w:val="00F44FF1"/>
    <w:rsid w:val="00F4653A"/>
    <w:rsid w:val="00F46AAF"/>
    <w:rsid w:val="00F50418"/>
    <w:rsid w:val="00F50A9A"/>
    <w:rsid w:val="00F51878"/>
    <w:rsid w:val="00F54433"/>
    <w:rsid w:val="00F545F4"/>
    <w:rsid w:val="00F54897"/>
    <w:rsid w:val="00F54C2B"/>
    <w:rsid w:val="00F55797"/>
    <w:rsid w:val="00F55D67"/>
    <w:rsid w:val="00F56052"/>
    <w:rsid w:val="00F607AA"/>
    <w:rsid w:val="00F6088D"/>
    <w:rsid w:val="00F615DD"/>
    <w:rsid w:val="00F61DEE"/>
    <w:rsid w:val="00F6241A"/>
    <w:rsid w:val="00F62903"/>
    <w:rsid w:val="00F639BC"/>
    <w:rsid w:val="00F6400C"/>
    <w:rsid w:val="00F6448A"/>
    <w:rsid w:val="00F644C1"/>
    <w:rsid w:val="00F654D3"/>
    <w:rsid w:val="00F66BB4"/>
    <w:rsid w:val="00F67B1D"/>
    <w:rsid w:val="00F67CC2"/>
    <w:rsid w:val="00F67D6C"/>
    <w:rsid w:val="00F71609"/>
    <w:rsid w:val="00F730A9"/>
    <w:rsid w:val="00F751FF"/>
    <w:rsid w:val="00F756FE"/>
    <w:rsid w:val="00F764DB"/>
    <w:rsid w:val="00F767EC"/>
    <w:rsid w:val="00F8030A"/>
    <w:rsid w:val="00F820B2"/>
    <w:rsid w:val="00F827EF"/>
    <w:rsid w:val="00F83F57"/>
    <w:rsid w:val="00F85D56"/>
    <w:rsid w:val="00F8659E"/>
    <w:rsid w:val="00F86C56"/>
    <w:rsid w:val="00F86F77"/>
    <w:rsid w:val="00F87024"/>
    <w:rsid w:val="00F873FD"/>
    <w:rsid w:val="00F90A18"/>
    <w:rsid w:val="00F90BA6"/>
    <w:rsid w:val="00F913D7"/>
    <w:rsid w:val="00F936A6"/>
    <w:rsid w:val="00F939D9"/>
    <w:rsid w:val="00F945EA"/>
    <w:rsid w:val="00F97291"/>
    <w:rsid w:val="00F973D1"/>
    <w:rsid w:val="00F97D54"/>
    <w:rsid w:val="00FA07A9"/>
    <w:rsid w:val="00FA1984"/>
    <w:rsid w:val="00FA1BD9"/>
    <w:rsid w:val="00FA36C1"/>
    <w:rsid w:val="00FA3F25"/>
    <w:rsid w:val="00FA473A"/>
    <w:rsid w:val="00FA545B"/>
    <w:rsid w:val="00FA61F8"/>
    <w:rsid w:val="00FA6C8B"/>
    <w:rsid w:val="00FB1164"/>
    <w:rsid w:val="00FB1C55"/>
    <w:rsid w:val="00FB3267"/>
    <w:rsid w:val="00FB4040"/>
    <w:rsid w:val="00FB4E64"/>
    <w:rsid w:val="00FB5B42"/>
    <w:rsid w:val="00FB5EAD"/>
    <w:rsid w:val="00FB6012"/>
    <w:rsid w:val="00FB6EC8"/>
    <w:rsid w:val="00FC0043"/>
    <w:rsid w:val="00FC137B"/>
    <w:rsid w:val="00FC19A5"/>
    <w:rsid w:val="00FC20AB"/>
    <w:rsid w:val="00FC28B7"/>
    <w:rsid w:val="00FC2B75"/>
    <w:rsid w:val="00FC38E4"/>
    <w:rsid w:val="00FC3D42"/>
    <w:rsid w:val="00FC483A"/>
    <w:rsid w:val="00FC4FB3"/>
    <w:rsid w:val="00FC61DA"/>
    <w:rsid w:val="00FD03DA"/>
    <w:rsid w:val="00FD1126"/>
    <w:rsid w:val="00FD139D"/>
    <w:rsid w:val="00FD329A"/>
    <w:rsid w:val="00FD456C"/>
    <w:rsid w:val="00FD4BF8"/>
    <w:rsid w:val="00FD64A5"/>
    <w:rsid w:val="00FD7649"/>
    <w:rsid w:val="00FD7898"/>
    <w:rsid w:val="00FE0C24"/>
    <w:rsid w:val="00FE11C7"/>
    <w:rsid w:val="00FE366E"/>
    <w:rsid w:val="00FE4804"/>
    <w:rsid w:val="00FE528B"/>
    <w:rsid w:val="00FE59D6"/>
    <w:rsid w:val="00FE6FAC"/>
    <w:rsid w:val="00FE7262"/>
    <w:rsid w:val="00FE78DD"/>
    <w:rsid w:val="00FF0486"/>
    <w:rsid w:val="00FF16FA"/>
    <w:rsid w:val="00FF1E96"/>
    <w:rsid w:val="00FF2697"/>
    <w:rsid w:val="00FF3082"/>
    <w:rsid w:val="00FF34A3"/>
    <w:rsid w:val="00FF3E54"/>
    <w:rsid w:val="00FF471D"/>
    <w:rsid w:val="00FF542D"/>
    <w:rsid w:val="00FF5855"/>
    <w:rsid w:val="00FF5BD0"/>
    <w:rsid w:val="00FF5C09"/>
    <w:rsid w:val="00FF7045"/>
    <w:rsid w:val="2683FEBE"/>
    <w:rsid w:val="4E125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00AD3BFA"/>
  <w15:docId w15:val="{87185896-28A5-4BC1-B631-0D99A8113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720"/>
  </w:style>
  <w:style w:type="paragraph" w:styleId="Heading1">
    <w:name w:val="heading 1"/>
    <w:basedOn w:val="Normal"/>
    <w:link w:val="Heading1Char"/>
    <w:uiPriority w:val="9"/>
    <w:qFormat/>
    <w:rsid w:val="008A31DD"/>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rsid w:val="00B77DC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990A3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rsid w:val="009A3899"/>
    <w:pPr>
      <w:tabs>
        <w:tab w:val="center" w:pos="4320"/>
        <w:tab w:val="right" w:pos="8640"/>
      </w:tabs>
    </w:pPr>
    <w:rPr>
      <w:rFonts w:eastAsia="Times New Roman"/>
    </w:rPr>
  </w:style>
  <w:style w:type="character" w:customStyle="1" w:styleId="FooterChar">
    <w:name w:val="Footer Char"/>
    <w:basedOn w:val="DefaultParagraphFont"/>
    <w:link w:val="Footer"/>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apple-converted-space">
    <w:name w:val="apple-converted-space"/>
    <w:basedOn w:val="DefaultParagraphFont"/>
    <w:rsid w:val="001471BD"/>
  </w:style>
  <w:style w:type="paragraph" w:styleId="ListParagraph">
    <w:name w:val="List Paragraph"/>
    <w:basedOn w:val="Normal"/>
    <w:uiPriority w:val="72"/>
    <w:qFormat/>
    <w:rsid w:val="007F5E85"/>
    <w:pPr>
      <w:ind w:left="720"/>
      <w:contextualSpacing/>
    </w:pPr>
  </w:style>
  <w:style w:type="paragraph" w:styleId="NormalWeb">
    <w:name w:val="Normal (Web)"/>
    <w:basedOn w:val="Normal"/>
    <w:uiPriority w:val="99"/>
    <w:unhideWhenUsed/>
    <w:rsid w:val="007F5E85"/>
    <w:pPr>
      <w:spacing w:before="100" w:beforeAutospacing="1" w:after="100" w:afterAutospacing="1"/>
    </w:pPr>
    <w:rPr>
      <w:rFonts w:eastAsia="Times New Roman"/>
      <w:sz w:val="24"/>
      <w:szCs w:val="24"/>
    </w:rPr>
  </w:style>
  <w:style w:type="character" w:customStyle="1" w:styleId="element-citation">
    <w:name w:val="element-citation"/>
    <w:basedOn w:val="DefaultParagraphFont"/>
    <w:rsid w:val="008A31DD"/>
  </w:style>
  <w:style w:type="character" w:customStyle="1" w:styleId="ref-journal">
    <w:name w:val="ref-journal"/>
    <w:basedOn w:val="DefaultParagraphFont"/>
    <w:rsid w:val="008A31DD"/>
  </w:style>
  <w:style w:type="character" w:customStyle="1" w:styleId="ref-vol">
    <w:name w:val="ref-vol"/>
    <w:basedOn w:val="DefaultParagraphFont"/>
    <w:rsid w:val="008A31DD"/>
  </w:style>
  <w:style w:type="character" w:customStyle="1" w:styleId="nowrap">
    <w:name w:val="nowrap"/>
    <w:basedOn w:val="DefaultParagraphFont"/>
    <w:rsid w:val="008A31DD"/>
  </w:style>
  <w:style w:type="character" w:customStyle="1" w:styleId="Heading1Char">
    <w:name w:val="Heading 1 Char"/>
    <w:basedOn w:val="DefaultParagraphFont"/>
    <w:link w:val="Heading1"/>
    <w:uiPriority w:val="9"/>
    <w:rsid w:val="008A31DD"/>
    <w:rPr>
      <w:rFonts w:eastAsia="Times New Roman"/>
      <w:b/>
      <w:bCs/>
      <w:kern w:val="36"/>
      <w:sz w:val="48"/>
      <w:szCs w:val="48"/>
    </w:rPr>
  </w:style>
  <w:style w:type="character" w:customStyle="1" w:styleId="Heading2Char">
    <w:name w:val="Heading 2 Char"/>
    <w:basedOn w:val="DefaultParagraphFont"/>
    <w:link w:val="Heading2"/>
    <w:uiPriority w:val="9"/>
    <w:semiHidden/>
    <w:rsid w:val="00B77DCD"/>
    <w:rPr>
      <w:rFonts w:asciiTheme="majorHAnsi" w:eastAsiaTheme="majorEastAsia" w:hAnsiTheme="majorHAnsi" w:cstheme="majorBidi"/>
      <w:b/>
      <w:bCs/>
      <w:color w:val="4F81BD" w:themeColor="accent1"/>
      <w:sz w:val="26"/>
      <w:szCs w:val="26"/>
    </w:rPr>
  </w:style>
  <w:style w:type="character" w:customStyle="1" w:styleId="interref">
    <w:name w:val="interref"/>
    <w:basedOn w:val="DefaultParagraphFont"/>
    <w:rsid w:val="00E4086F"/>
  </w:style>
  <w:style w:type="paragraph" w:customStyle="1" w:styleId="Text">
    <w:name w:val="Text"/>
    <w:basedOn w:val="Normal"/>
    <w:link w:val="Text0"/>
    <w:qFormat/>
    <w:rsid w:val="004A2E1D"/>
    <w:pPr>
      <w:widowControl w:val="0"/>
      <w:snapToGrid w:val="0"/>
      <w:ind w:firstLine="199"/>
      <w:jc w:val="both"/>
    </w:pPr>
    <w:rPr>
      <w:rFonts w:eastAsia="MS UI Gothic" w:cs="MS Mincho"/>
      <w:kern w:val="2"/>
      <w:lang w:eastAsia="ja-JP"/>
    </w:rPr>
  </w:style>
  <w:style w:type="character" w:customStyle="1" w:styleId="Text0">
    <w:name w:val="Text (文字)"/>
    <w:link w:val="Text"/>
    <w:rsid w:val="004A2E1D"/>
    <w:rPr>
      <w:rFonts w:eastAsia="MS UI Gothic" w:cs="MS Mincho"/>
      <w:kern w:val="2"/>
      <w:lang w:eastAsia="ja-JP"/>
    </w:rPr>
  </w:style>
  <w:style w:type="paragraph" w:customStyle="1" w:styleId="Textwitgoutindent">
    <w:name w:val="Text_witgout_indent"/>
    <w:basedOn w:val="Text"/>
    <w:link w:val="Textwitgoutindent0"/>
    <w:qFormat/>
    <w:rsid w:val="00E823F4"/>
    <w:pPr>
      <w:ind w:firstLine="0"/>
    </w:pPr>
  </w:style>
  <w:style w:type="character" w:customStyle="1" w:styleId="Textwitgoutindent0">
    <w:name w:val="Text_witgout_indent (文字)"/>
    <w:basedOn w:val="Text0"/>
    <w:link w:val="Textwitgoutindent"/>
    <w:rsid w:val="00E823F4"/>
    <w:rPr>
      <w:rFonts w:eastAsia="MS UI Gothic" w:cs="MS Mincho"/>
      <w:kern w:val="2"/>
      <w:lang w:eastAsia="ja-JP"/>
    </w:rPr>
  </w:style>
  <w:style w:type="paragraph" w:customStyle="1" w:styleId="Default">
    <w:name w:val="Default"/>
    <w:rsid w:val="00927AC5"/>
    <w:pPr>
      <w:autoSpaceDE w:val="0"/>
      <w:autoSpaceDN w:val="0"/>
      <w:adjustRightInd w:val="0"/>
    </w:pPr>
    <w:rPr>
      <w:rFonts w:ascii="BHCMK K+ Gulliver" w:hAnsi="BHCMK K+ Gulliver" w:cs="BHCMK K+ Gulliver"/>
      <w:color w:val="000000"/>
      <w:sz w:val="24"/>
      <w:szCs w:val="24"/>
    </w:rPr>
  </w:style>
  <w:style w:type="character" w:styleId="PlaceholderText">
    <w:name w:val="Placeholder Text"/>
    <w:basedOn w:val="DefaultParagraphFont"/>
    <w:uiPriority w:val="99"/>
    <w:unhideWhenUsed/>
    <w:rsid w:val="00B5079A"/>
    <w:rPr>
      <w:color w:val="808080"/>
    </w:rPr>
  </w:style>
  <w:style w:type="paragraph" w:styleId="Revision">
    <w:name w:val="Revision"/>
    <w:hidden/>
    <w:uiPriority w:val="71"/>
    <w:rsid w:val="00805535"/>
  </w:style>
  <w:style w:type="paragraph" w:customStyle="1" w:styleId="EndNoteBibliographyTitle">
    <w:name w:val="EndNote Bibliography Title"/>
    <w:basedOn w:val="Normal"/>
    <w:link w:val="EndNoteBibliographyTitleChar"/>
    <w:rsid w:val="00093270"/>
    <w:pPr>
      <w:jc w:val="center"/>
    </w:pPr>
    <w:rPr>
      <w:noProof/>
    </w:rPr>
  </w:style>
  <w:style w:type="character" w:customStyle="1" w:styleId="EndNoteBibliographyTitleChar">
    <w:name w:val="EndNote Bibliography Title Char"/>
    <w:basedOn w:val="DefaultParagraphFont"/>
    <w:link w:val="EndNoteBibliographyTitle"/>
    <w:rsid w:val="00093270"/>
    <w:rPr>
      <w:noProof/>
    </w:rPr>
  </w:style>
  <w:style w:type="paragraph" w:customStyle="1" w:styleId="EndNoteBibliography">
    <w:name w:val="EndNote Bibliography"/>
    <w:basedOn w:val="Normal"/>
    <w:link w:val="EndNoteBibliographyChar"/>
    <w:rsid w:val="00093270"/>
    <w:rPr>
      <w:noProof/>
    </w:rPr>
  </w:style>
  <w:style w:type="character" w:customStyle="1" w:styleId="EndNoteBibliographyChar">
    <w:name w:val="EndNote Bibliography Char"/>
    <w:basedOn w:val="DefaultParagraphFont"/>
    <w:link w:val="EndNoteBibliography"/>
    <w:rsid w:val="00093270"/>
    <w:rPr>
      <w:noProof/>
    </w:rPr>
  </w:style>
  <w:style w:type="character" w:customStyle="1" w:styleId="Heading4Char">
    <w:name w:val="Heading 4 Char"/>
    <w:basedOn w:val="DefaultParagraphFont"/>
    <w:link w:val="Heading4"/>
    <w:uiPriority w:val="9"/>
    <w:semiHidden/>
    <w:rsid w:val="00990A3C"/>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0388">
      <w:bodyDiv w:val="1"/>
      <w:marLeft w:val="0"/>
      <w:marRight w:val="0"/>
      <w:marTop w:val="0"/>
      <w:marBottom w:val="0"/>
      <w:divBdr>
        <w:top w:val="none" w:sz="0" w:space="0" w:color="auto"/>
        <w:left w:val="none" w:sz="0" w:space="0" w:color="auto"/>
        <w:bottom w:val="none" w:sz="0" w:space="0" w:color="auto"/>
        <w:right w:val="none" w:sz="0" w:space="0" w:color="auto"/>
      </w:divBdr>
      <w:divsChild>
        <w:div w:id="663121639">
          <w:marLeft w:val="0"/>
          <w:marRight w:val="0"/>
          <w:marTop w:val="0"/>
          <w:marBottom w:val="0"/>
          <w:divBdr>
            <w:top w:val="none" w:sz="0" w:space="0" w:color="auto"/>
            <w:left w:val="none" w:sz="0" w:space="0" w:color="auto"/>
            <w:bottom w:val="none" w:sz="0" w:space="0" w:color="auto"/>
            <w:right w:val="none" w:sz="0" w:space="0" w:color="auto"/>
          </w:divBdr>
        </w:div>
        <w:div w:id="831871436">
          <w:marLeft w:val="0"/>
          <w:marRight w:val="0"/>
          <w:marTop w:val="0"/>
          <w:marBottom w:val="0"/>
          <w:divBdr>
            <w:top w:val="none" w:sz="0" w:space="0" w:color="auto"/>
            <w:left w:val="none" w:sz="0" w:space="0" w:color="auto"/>
            <w:bottom w:val="none" w:sz="0" w:space="0" w:color="auto"/>
            <w:right w:val="none" w:sz="0" w:space="0" w:color="auto"/>
          </w:divBdr>
        </w:div>
        <w:div w:id="1045980273">
          <w:marLeft w:val="0"/>
          <w:marRight w:val="0"/>
          <w:marTop w:val="0"/>
          <w:marBottom w:val="0"/>
          <w:divBdr>
            <w:top w:val="none" w:sz="0" w:space="0" w:color="auto"/>
            <w:left w:val="none" w:sz="0" w:space="0" w:color="auto"/>
            <w:bottom w:val="none" w:sz="0" w:space="0" w:color="auto"/>
            <w:right w:val="none" w:sz="0" w:space="0" w:color="auto"/>
          </w:divBdr>
        </w:div>
        <w:div w:id="1560554995">
          <w:marLeft w:val="0"/>
          <w:marRight w:val="0"/>
          <w:marTop w:val="0"/>
          <w:marBottom w:val="0"/>
          <w:divBdr>
            <w:top w:val="none" w:sz="0" w:space="0" w:color="auto"/>
            <w:left w:val="none" w:sz="0" w:space="0" w:color="auto"/>
            <w:bottom w:val="none" w:sz="0" w:space="0" w:color="auto"/>
            <w:right w:val="none" w:sz="0" w:space="0" w:color="auto"/>
          </w:divBdr>
        </w:div>
        <w:div w:id="1669365093">
          <w:marLeft w:val="0"/>
          <w:marRight w:val="0"/>
          <w:marTop w:val="0"/>
          <w:marBottom w:val="0"/>
          <w:divBdr>
            <w:top w:val="none" w:sz="0" w:space="0" w:color="auto"/>
            <w:left w:val="none" w:sz="0" w:space="0" w:color="auto"/>
            <w:bottom w:val="none" w:sz="0" w:space="0" w:color="auto"/>
            <w:right w:val="none" w:sz="0" w:space="0" w:color="auto"/>
          </w:divBdr>
        </w:div>
      </w:divsChild>
    </w:div>
    <w:div w:id="61487924">
      <w:bodyDiv w:val="1"/>
      <w:marLeft w:val="0"/>
      <w:marRight w:val="0"/>
      <w:marTop w:val="0"/>
      <w:marBottom w:val="0"/>
      <w:divBdr>
        <w:top w:val="none" w:sz="0" w:space="0" w:color="auto"/>
        <w:left w:val="none" w:sz="0" w:space="0" w:color="auto"/>
        <w:bottom w:val="none" w:sz="0" w:space="0" w:color="auto"/>
        <w:right w:val="none" w:sz="0" w:space="0" w:color="auto"/>
      </w:divBdr>
    </w:div>
    <w:div w:id="74741273">
      <w:bodyDiv w:val="1"/>
      <w:marLeft w:val="0"/>
      <w:marRight w:val="0"/>
      <w:marTop w:val="0"/>
      <w:marBottom w:val="0"/>
      <w:divBdr>
        <w:top w:val="none" w:sz="0" w:space="0" w:color="auto"/>
        <w:left w:val="none" w:sz="0" w:space="0" w:color="auto"/>
        <w:bottom w:val="none" w:sz="0" w:space="0" w:color="auto"/>
        <w:right w:val="none" w:sz="0" w:space="0" w:color="auto"/>
      </w:divBdr>
      <w:divsChild>
        <w:div w:id="1646085015">
          <w:marLeft w:val="0"/>
          <w:marRight w:val="0"/>
          <w:marTop w:val="0"/>
          <w:marBottom w:val="105"/>
          <w:divBdr>
            <w:top w:val="none" w:sz="0" w:space="0" w:color="auto"/>
            <w:left w:val="none" w:sz="0" w:space="0" w:color="auto"/>
            <w:bottom w:val="none" w:sz="0" w:space="0" w:color="auto"/>
            <w:right w:val="none" w:sz="0" w:space="0" w:color="auto"/>
          </w:divBdr>
        </w:div>
      </w:divsChild>
    </w:div>
    <w:div w:id="82379621">
      <w:bodyDiv w:val="1"/>
      <w:marLeft w:val="0"/>
      <w:marRight w:val="0"/>
      <w:marTop w:val="0"/>
      <w:marBottom w:val="0"/>
      <w:divBdr>
        <w:top w:val="none" w:sz="0" w:space="0" w:color="auto"/>
        <w:left w:val="none" w:sz="0" w:space="0" w:color="auto"/>
        <w:bottom w:val="none" w:sz="0" w:space="0" w:color="auto"/>
        <w:right w:val="none" w:sz="0" w:space="0" w:color="auto"/>
      </w:divBdr>
      <w:divsChild>
        <w:div w:id="12613883">
          <w:marLeft w:val="0"/>
          <w:marRight w:val="0"/>
          <w:marTop w:val="0"/>
          <w:marBottom w:val="0"/>
          <w:divBdr>
            <w:top w:val="none" w:sz="0" w:space="0" w:color="auto"/>
            <w:left w:val="none" w:sz="0" w:space="0" w:color="auto"/>
            <w:bottom w:val="none" w:sz="0" w:space="0" w:color="auto"/>
            <w:right w:val="none" w:sz="0" w:space="0" w:color="auto"/>
          </w:divBdr>
        </w:div>
        <w:div w:id="270742801">
          <w:marLeft w:val="0"/>
          <w:marRight w:val="0"/>
          <w:marTop w:val="0"/>
          <w:marBottom w:val="0"/>
          <w:divBdr>
            <w:top w:val="none" w:sz="0" w:space="0" w:color="auto"/>
            <w:left w:val="none" w:sz="0" w:space="0" w:color="auto"/>
            <w:bottom w:val="none" w:sz="0" w:space="0" w:color="auto"/>
            <w:right w:val="none" w:sz="0" w:space="0" w:color="auto"/>
          </w:divBdr>
        </w:div>
        <w:div w:id="1111053275">
          <w:marLeft w:val="0"/>
          <w:marRight w:val="0"/>
          <w:marTop w:val="0"/>
          <w:marBottom w:val="0"/>
          <w:divBdr>
            <w:top w:val="none" w:sz="0" w:space="0" w:color="auto"/>
            <w:left w:val="none" w:sz="0" w:space="0" w:color="auto"/>
            <w:bottom w:val="none" w:sz="0" w:space="0" w:color="auto"/>
            <w:right w:val="none" w:sz="0" w:space="0" w:color="auto"/>
          </w:divBdr>
        </w:div>
        <w:div w:id="1163620023">
          <w:marLeft w:val="0"/>
          <w:marRight w:val="0"/>
          <w:marTop w:val="0"/>
          <w:marBottom w:val="0"/>
          <w:divBdr>
            <w:top w:val="none" w:sz="0" w:space="0" w:color="auto"/>
            <w:left w:val="none" w:sz="0" w:space="0" w:color="auto"/>
            <w:bottom w:val="none" w:sz="0" w:space="0" w:color="auto"/>
            <w:right w:val="none" w:sz="0" w:space="0" w:color="auto"/>
          </w:divBdr>
        </w:div>
        <w:div w:id="1596866500">
          <w:marLeft w:val="0"/>
          <w:marRight w:val="0"/>
          <w:marTop w:val="0"/>
          <w:marBottom w:val="0"/>
          <w:divBdr>
            <w:top w:val="none" w:sz="0" w:space="0" w:color="auto"/>
            <w:left w:val="none" w:sz="0" w:space="0" w:color="auto"/>
            <w:bottom w:val="none" w:sz="0" w:space="0" w:color="auto"/>
            <w:right w:val="none" w:sz="0" w:space="0" w:color="auto"/>
          </w:divBdr>
        </w:div>
        <w:div w:id="1740471073">
          <w:marLeft w:val="0"/>
          <w:marRight w:val="0"/>
          <w:marTop w:val="0"/>
          <w:marBottom w:val="0"/>
          <w:divBdr>
            <w:top w:val="none" w:sz="0" w:space="0" w:color="auto"/>
            <w:left w:val="none" w:sz="0" w:space="0" w:color="auto"/>
            <w:bottom w:val="none" w:sz="0" w:space="0" w:color="auto"/>
            <w:right w:val="none" w:sz="0" w:space="0" w:color="auto"/>
          </w:divBdr>
        </w:div>
        <w:div w:id="1835797882">
          <w:marLeft w:val="0"/>
          <w:marRight w:val="0"/>
          <w:marTop w:val="0"/>
          <w:marBottom w:val="0"/>
          <w:divBdr>
            <w:top w:val="none" w:sz="0" w:space="0" w:color="auto"/>
            <w:left w:val="none" w:sz="0" w:space="0" w:color="auto"/>
            <w:bottom w:val="none" w:sz="0" w:space="0" w:color="auto"/>
            <w:right w:val="none" w:sz="0" w:space="0" w:color="auto"/>
          </w:divBdr>
        </w:div>
        <w:div w:id="1853034165">
          <w:marLeft w:val="0"/>
          <w:marRight w:val="0"/>
          <w:marTop w:val="0"/>
          <w:marBottom w:val="0"/>
          <w:divBdr>
            <w:top w:val="none" w:sz="0" w:space="0" w:color="auto"/>
            <w:left w:val="none" w:sz="0" w:space="0" w:color="auto"/>
            <w:bottom w:val="none" w:sz="0" w:space="0" w:color="auto"/>
            <w:right w:val="none" w:sz="0" w:space="0" w:color="auto"/>
          </w:divBdr>
        </w:div>
      </w:divsChild>
    </w:div>
    <w:div w:id="133766501">
      <w:bodyDiv w:val="1"/>
      <w:marLeft w:val="0"/>
      <w:marRight w:val="0"/>
      <w:marTop w:val="0"/>
      <w:marBottom w:val="0"/>
      <w:divBdr>
        <w:top w:val="none" w:sz="0" w:space="0" w:color="auto"/>
        <w:left w:val="none" w:sz="0" w:space="0" w:color="auto"/>
        <w:bottom w:val="none" w:sz="0" w:space="0" w:color="auto"/>
        <w:right w:val="none" w:sz="0" w:space="0" w:color="auto"/>
      </w:divBdr>
    </w:div>
    <w:div w:id="146360388">
      <w:bodyDiv w:val="1"/>
      <w:marLeft w:val="0"/>
      <w:marRight w:val="0"/>
      <w:marTop w:val="0"/>
      <w:marBottom w:val="0"/>
      <w:divBdr>
        <w:top w:val="none" w:sz="0" w:space="0" w:color="auto"/>
        <w:left w:val="none" w:sz="0" w:space="0" w:color="auto"/>
        <w:bottom w:val="none" w:sz="0" w:space="0" w:color="auto"/>
        <w:right w:val="none" w:sz="0" w:space="0" w:color="auto"/>
      </w:divBdr>
    </w:div>
    <w:div w:id="146745515">
      <w:bodyDiv w:val="1"/>
      <w:marLeft w:val="0"/>
      <w:marRight w:val="0"/>
      <w:marTop w:val="0"/>
      <w:marBottom w:val="0"/>
      <w:divBdr>
        <w:top w:val="none" w:sz="0" w:space="0" w:color="auto"/>
        <w:left w:val="none" w:sz="0" w:space="0" w:color="auto"/>
        <w:bottom w:val="none" w:sz="0" w:space="0" w:color="auto"/>
        <w:right w:val="none" w:sz="0" w:space="0" w:color="auto"/>
      </w:divBdr>
      <w:divsChild>
        <w:div w:id="606734341">
          <w:marLeft w:val="547"/>
          <w:marRight w:val="0"/>
          <w:marTop w:val="0"/>
          <w:marBottom w:val="0"/>
          <w:divBdr>
            <w:top w:val="none" w:sz="0" w:space="0" w:color="auto"/>
            <w:left w:val="none" w:sz="0" w:space="0" w:color="auto"/>
            <w:bottom w:val="none" w:sz="0" w:space="0" w:color="auto"/>
            <w:right w:val="none" w:sz="0" w:space="0" w:color="auto"/>
          </w:divBdr>
        </w:div>
        <w:div w:id="650058597">
          <w:marLeft w:val="547"/>
          <w:marRight w:val="0"/>
          <w:marTop w:val="0"/>
          <w:marBottom w:val="0"/>
          <w:divBdr>
            <w:top w:val="none" w:sz="0" w:space="0" w:color="auto"/>
            <w:left w:val="none" w:sz="0" w:space="0" w:color="auto"/>
            <w:bottom w:val="none" w:sz="0" w:space="0" w:color="auto"/>
            <w:right w:val="none" w:sz="0" w:space="0" w:color="auto"/>
          </w:divBdr>
        </w:div>
        <w:div w:id="966085198">
          <w:marLeft w:val="547"/>
          <w:marRight w:val="0"/>
          <w:marTop w:val="0"/>
          <w:marBottom w:val="0"/>
          <w:divBdr>
            <w:top w:val="none" w:sz="0" w:space="0" w:color="auto"/>
            <w:left w:val="none" w:sz="0" w:space="0" w:color="auto"/>
            <w:bottom w:val="none" w:sz="0" w:space="0" w:color="auto"/>
            <w:right w:val="none" w:sz="0" w:space="0" w:color="auto"/>
          </w:divBdr>
        </w:div>
        <w:div w:id="2100177476">
          <w:marLeft w:val="547"/>
          <w:marRight w:val="0"/>
          <w:marTop w:val="0"/>
          <w:marBottom w:val="0"/>
          <w:divBdr>
            <w:top w:val="none" w:sz="0" w:space="0" w:color="auto"/>
            <w:left w:val="none" w:sz="0" w:space="0" w:color="auto"/>
            <w:bottom w:val="none" w:sz="0" w:space="0" w:color="auto"/>
            <w:right w:val="none" w:sz="0" w:space="0" w:color="auto"/>
          </w:divBdr>
        </w:div>
      </w:divsChild>
    </w:div>
    <w:div w:id="203950731">
      <w:bodyDiv w:val="1"/>
      <w:marLeft w:val="0"/>
      <w:marRight w:val="0"/>
      <w:marTop w:val="0"/>
      <w:marBottom w:val="0"/>
      <w:divBdr>
        <w:top w:val="none" w:sz="0" w:space="0" w:color="auto"/>
        <w:left w:val="none" w:sz="0" w:space="0" w:color="auto"/>
        <w:bottom w:val="none" w:sz="0" w:space="0" w:color="auto"/>
        <w:right w:val="none" w:sz="0" w:space="0" w:color="auto"/>
      </w:divBdr>
      <w:divsChild>
        <w:div w:id="442848154">
          <w:marLeft w:val="0"/>
          <w:marRight w:val="0"/>
          <w:marTop w:val="0"/>
          <w:marBottom w:val="0"/>
          <w:divBdr>
            <w:top w:val="none" w:sz="0" w:space="0" w:color="auto"/>
            <w:left w:val="none" w:sz="0" w:space="0" w:color="auto"/>
            <w:bottom w:val="none" w:sz="0" w:space="0" w:color="auto"/>
            <w:right w:val="none" w:sz="0" w:space="0" w:color="auto"/>
          </w:divBdr>
        </w:div>
        <w:div w:id="759447158">
          <w:marLeft w:val="0"/>
          <w:marRight w:val="0"/>
          <w:marTop w:val="0"/>
          <w:marBottom w:val="0"/>
          <w:divBdr>
            <w:top w:val="none" w:sz="0" w:space="0" w:color="auto"/>
            <w:left w:val="none" w:sz="0" w:space="0" w:color="auto"/>
            <w:bottom w:val="none" w:sz="0" w:space="0" w:color="auto"/>
            <w:right w:val="none" w:sz="0" w:space="0" w:color="auto"/>
          </w:divBdr>
        </w:div>
        <w:div w:id="771709195">
          <w:marLeft w:val="0"/>
          <w:marRight w:val="0"/>
          <w:marTop w:val="0"/>
          <w:marBottom w:val="0"/>
          <w:divBdr>
            <w:top w:val="none" w:sz="0" w:space="0" w:color="auto"/>
            <w:left w:val="none" w:sz="0" w:space="0" w:color="auto"/>
            <w:bottom w:val="none" w:sz="0" w:space="0" w:color="auto"/>
            <w:right w:val="none" w:sz="0" w:space="0" w:color="auto"/>
          </w:divBdr>
        </w:div>
        <w:div w:id="1035345700">
          <w:marLeft w:val="0"/>
          <w:marRight w:val="0"/>
          <w:marTop w:val="0"/>
          <w:marBottom w:val="0"/>
          <w:divBdr>
            <w:top w:val="none" w:sz="0" w:space="0" w:color="auto"/>
            <w:left w:val="none" w:sz="0" w:space="0" w:color="auto"/>
            <w:bottom w:val="none" w:sz="0" w:space="0" w:color="auto"/>
            <w:right w:val="none" w:sz="0" w:space="0" w:color="auto"/>
          </w:divBdr>
        </w:div>
        <w:div w:id="1185051847">
          <w:marLeft w:val="0"/>
          <w:marRight w:val="0"/>
          <w:marTop w:val="0"/>
          <w:marBottom w:val="0"/>
          <w:divBdr>
            <w:top w:val="none" w:sz="0" w:space="0" w:color="auto"/>
            <w:left w:val="none" w:sz="0" w:space="0" w:color="auto"/>
            <w:bottom w:val="none" w:sz="0" w:space="0" w:color="auto"/>
            <w:right w:val="none" w:sz="0" w:space="0" w:color="auto"/>
          </w:divBdr>
        </w:div>
        <w:div w:id="1519082470">
          <w:marLeft w:val="0"/>
          <w:marRight w:val="0"/>
          <w:marTop w:val="0"/>
          <w:marBottom w:val="0"/>
          <w:divBdr>
            <w:top w:val="none" w:sz="0" w:space="0" w:color="auto"/>
            <w:left w:val="none" w:sz="0" w:space="0" w:color="auto"/>
            <w:bottom w:val="none" w:sz="0" w:space="0" w:color="auto"/>
            <w:right w:val="none" w:sz="0" w:space="0" w:color="auto"/>
          </w:divBdr>
        </w:div>
        <w:div w:id="1653022735">
          <w:marLeft w:val="0"/>
          <w:marRight w:val="0"/>
          <w:marTop w:val="0"/>
          <w:marBottom w:val="0"/>
          <w:divBdr>
            <w:top w:val="none" w:sz="0" w:space="0" w:color="auto"/>
            <w:left w:val="none" w:sz="0" w:space="0" w:color="auto"/>
            <w:bottom w:val="none" w:sz="0" w:space="0" w:color="auto"/>
            <w:right w:val="none" w:sz="0" w:space="0" w:color="auto"/>
          </w:divBdr>
        </w:div>
        <w:div w:id="1854494794">
          <w:marLeft w:val="0"/>
          <w:marRight w:val="0"/>
          <w:marTop w:val="0"/>
          <w:marBottom w:val="0"/>
          <w:divBdr>
            <w:top w:val="none" w:sz="0" w:space="0" w:color="auto"/>
            <w:left w:val="none" w:sz="0" w:space="0" w:color="auto"/>
            <w:bottom w:val="none" w:sz="0" w:space="0" w:color="auto"/>
            <w:right w:val="none" w:sz="0" w:space="0" w:color="auto"/>
          </w:divBdr>
        </w:div>
      </w:divsChild>
    </w:div>
    <w:div w:id="253366930">
      <w:bodyDiv w:val="1"/>
      <w:marLeft w:val="0"/>
      <w:marRight w:val="0"/>
      <w:marTop w:val="0"/>
      <w:marBottom w:val="0"/>
      <w:divBdr>
        <w:top w:val="none" w:sz="0" w:space="0" w:color="auto"/>
        <w:left w:val="none" w:sz="0" w:space="0" w:color="auto"/>
        <w:bottom w:val="none" w:sz="0" w:space="0" w:color="auto"/>
        <w:right w:val="none" w:sz="0" w:space="0" w:color="auto"/>
      </w:divBdr>
    </w:div>
    <w:div w:id="363749923">
      <w:bodyDiv w:val="1"/>
      <w:marLeft w:val="0"/>
      <w:marRight w:val="0"/>
      <w:marTop w:val="0"/>
      <w:marBottom w:val="0"/>
      <w:divBdr>
        <w:top w:val="none" w:sz="0" w:space="0" w:color="auto"/>
        <w:left w:val="none" w:sz="0" w:space="0" w:color="auto"/>
        <w:bottom w:val="none" w:sz="0" w:space="0" w:color="auto"/>
        <w:right w:val="none" w:sz="0" w:space="0" w:color="auto"/>
      </w:divBdr>
      <w:divsChild>
        <w:div w:id="22026529">
          <w:marLeft w:val="0"/>
          <w:marRight w:val="0"/>
          <w:marTop w:val="0"/>
          <w:marBottom w:val="0"/>
          <w:divBdr>
            <w:top w:val="none" w:sz="0" w:space="0" w:color="auto"/>
            <w:left w:val="none" w:sz="0" w:space="0" w:color="auto"/>
            <w:bottom w:val="none" w:sz="0" w:space="0" w:color="auto"/>
            <w:right w:val="none" w:sz="0" w:space="0" w:color="auto"/>
          </w:divBdr>
        </w:div>
        <w:div w:id="110635975">
          <w:marLeft w:val="0"/>
          <w:marRight w:val="0"/>
          <w:marTop w:val="0"/>
          <w:marBottom w:val="0"/>
          <w:divBdr>
            <w:top w:val="none" w:sz="0" w:space="0" w:color="auto"/>
            <w:left w:val="none" w:sz="0" w:space="0" w:color="auto"/>
            <w:bottom w:val="none" w:sz="0" w:space="0" w:color="auto"/>
            <w:right w:val="none" w:sz="0" w:space="0" w:color="auto"/>
          </w:divBdr>
        </w:div>
        <w:div w:id="133764898">
          <w:marLeft w:val="0"/>
          <w:marRight w:val="0"/>
          <w:marTop w:val="0"/>
          <w:marBottom w:val="0"/>
          <w:divBdr>
            <w:top w:val="none" w:sz="0" w:space="0" w:color="auto"/>
            <w:left w:val="none" w:sz="0" w:space="0" w:color="auto"/>
            <w:bottom w:val="none" w:sz="0" w:space="0" w:color="auto"/>
            <w:right w:val="none" w:sz="0" w:space="0" w:color="auto"/>
          </w:divBdr>
        </w:div>
        <w:div w:id="512695086">
          <w:marLeft w:val="0"/>
          <w:marRight w:val="0"/>
          <w:marTop w:val="0"/>
          <w:marBottom w:val="0"/>
          <w:divBdr>
            <w:top w:val="none" w:sz="0" w:space="0" w:color="auto"/>
            <w:left w:val="none" w:sz="0" w:space="0" w:color="auto"/>
            <w:bottom w:val="none" w:sz="0" w:space="0" w:color="auto"/>
            <w:right w:val="none" w:sz="0" w:space="0" w:color="auto"/>
          </w:divBdr>
        </w:div>
        <w:div w:id="1301181685">
          <w:marLeft w:val="0"/>
          <w:marRight w:val="0"/>
          <w:marTop w:val="0"/>
          <w:marBottom w:val="0"/>
          <w:divBdr>
            <w:top w:val="none" w:sz="0" w:space="0" w:color="auto"/>
            <w:left w:val="none" w:sz="0" w:space="0" w:color="auto"/>
            <w:bottom w:val="none" w:sz="0" w:space="0" w:color="auto"/>
            <w:right w:val="none" w:sz="0" w:space="0" w:color="auto"/>
          </w:divBdr>
        </w:div>
      </w:divsChild>
    </w:div>
    <w:div w:id="472796608">
      <w:bodyDiv w:val="1"/>
      <w:marLeft w:val="0"/>
      <w:marRight w:val="0"/>
      <w:marTop w:val="0"/>
      <w:marBottom w:val="0"/>
      <w:divBdr>
        <w:top w:val="none" w:sz="0" w:space="0" w:color="auto"/>
        <w:left w:val="none" w:sz="0" w:space="0" w:color="auto"/>
        <w:bottom w:val="none" w:sz="0" w:space="0" w:color="auto"/>
        <w:right w:val="none" w:sz="0" w:space="0" w:color="auto"/>
      </w:divBdr>
    </w:div>
    <w:div w:id="522280181">
      <w:bodyDiv w:val="1"/>
      <w:marLeft w:val="0"/>
      <w:marRight w:val="0"/>
      <w:marTop w:val="0"/>
      <w:marBottom w:val="0"/>
      <w:divBdr>
        <w:top w:val="none" w:sz="0" w:space="0" w:color="auto"/>
        <w:left w:val="none" w:sz="0" w:space="0" w:color="auto"/>
        <w:bottom w:val="none" w:sz="0" w:space="0" w:color="auto"/>
        <w:right w:val="none" w:sz="0" w:space="0" w:color="auto"/>
      </w:divBdr>
    </w:div>
    <w:div w:id="539169839">
      <w:bodyDiv w:val="1"/>
      <w:marLeft w:val="0"/>
      <w:marRight w:val="0"/>
      <w:marTop w:val="0"/>
      <w:marBottom w:val="0"/>
      <w:divBdr>
        <w:top w:val="none" w:sz="0" w:space="0" w:color="auto"/>
        <w:left w:val="none" w:sz="0" w:space="0" w:color="auto"/>
        <w:bottom w:val="none" w:sz="0" w:space="0" w:color="auto"/>
        <w:right w:val="none" w:sz="0" w:space="0" w:color="auto"/>
      </w:divBdr>
      <w:divsChild>
        <w:div w:id="230893371">
          <w:marLeft w:val="0"/>
          <w:marRight w:val="0"/>
          <w:marTop w:val="0"/>
          <w:marBottom w:val="0"/>
          <w:divBdr>
            <w:top w:val="none" w:sz="0" w:space="0" w:color="auto"/>
            <w:left w:val="none" w:sz="0" w:space="0" w:color="auto"/>
            <w:bottom w:val="none" w:sz="0" w:space="0" w:color="auto"/>
            <w:right w:val="none" w:sz="0" w:space="0" w:color="auto"/>
          </w:divBdr>
        </w:div>
        <w:div w:id="285241311">
          <w:marLeft w:val="0"/>
          <w:marRight w:val="0"/>
          <w:marTop w:val="0"/>
          <w:marBottom w:val="0"/>
          <w:divBdr>
            <w:top w:val="none" w:sz="0" w:space="0" w:color="auto"/>
            <w:left w:val="none" w:sz="0" w:space="0" w:color="auto"/>
            <w:bottom w:val="none" w:sz="0" w:space="0" w:color="auto"/>
            <w:right w:val="none" w:sz="0" w:space="0" w:color="auto"/>
          </w:divBdr>
        </w:div>
        <w:div w:id="487787094">
          <w:marLeft w:val="0"/>
          <w:marRight w:val="0"/>
          <w:marTop w:val="0"/>
          <w:marBottom w:val="0"/>
          <w:divBdr>
            <w:top w:val="none" w:sz="0" w:space="0" w:color="auto"/>
            <w:left w:val="none" w:sz="0" w:space="0" w:color="auto"/>
            <w:bottom w:val="none" w:sz="0" w:space="0" w:color="auto"/>
            <w:right w:val="none" w:sz="0" w:space="0" w:color="auto"/>
          </w:divBdr>
        </w:div>
        <w:div w:id="591669028">
          <w:marLeft w:val="0"/>
          <w:marRight w:val="0"/>
          <w:marTop w:val="0"/>
          <w:marBottom w:val="0"/>
          <w:divBdr>
            <w:top w:val="none" w:sz="0" w:space="0" w:color="auto"/>
            <w:left w:val="none" w:sz="0" w:space="0" w:color="auto"/>
            <w:bottom w:val="none" w:sz="0" w:space="0" w:color="auto"/>
            <w:right w:val="none" w:sz="0" w:space="0" w:color="auto"/>
          </w:divBdr>
        </w:div>
        <w:div w:id="1479609262">
          <w:marLeft w:val="0"/>
          <w:marRight w:val="0"/>
          <w:marTop w:val="0"/>
          <w:marBottom w:val="0"/>
          <w:divBdr>
            <w:top w:val="none" w:sz="0" w:space="0" w:color="auto"/>
            <w:left w:val="none" w:sz="0" w:space="0" w:color="auto"/>
            <w:bottom w:val="none" w:sz="0" w:space="0" w:color="auto"/>
            <w:right w:val="none" w:sz="0" w:space="0" w:color="auto"/>
          </w:divBdr>
        </w:div>
      </w:divsChild>
    </w:div>
    <w:div w:id="664282730">
      <w:bodyDiv w:val="1"/>
      <w:marLeft w:val="0"/>
      <w:marRight w:val="0"/>
      <w:marTop w:val="0"/>
      <w:marBottom w:val="0"/>
      <w:divBdr>
        <w:top w:val="none" w:sz="0" w:space="0" w:color="auto"/>
        <w:left w:val="none" w:sz="0" w:space="0" w:color="auto"/>
        <w:bottom w:val="none" w:sz="0" w:space="0" w:color="auto"/>
        <w:right w:val="none" w:sz="0" w:space="0" w:color="auto"/>
      </w:divBdr>
    </w:div>
    <w:div w:id="790779074">
      <w:bodyDiv w:val="1"/>
      <w:marLeft w:val="0"/>
      <w:marRight w:val="0"/>
      <w:marTop w:val="0"/>
      <w:marBottom w:val="0"/>
      <w:divBdr>
        <w:top w:val="none" w:sz="0" w:space="0" w:color="auto"/>
        <w:left w:val="none" w:sz="0" w:space="0" w:color="auto"/>
        <w:bottom w:val="none" w:sz="0" w:space="0" w:color="auto"/>
        <w:right w:val="none" w:sz="0" w:space="0" w:color="auto"/>
      </w:divBdr>
    </w:div>
    <w:div w:id="898051442">
      <w:bodyDiv w:val="1"/>
      <w:marLeft w:val="0"/>
      <w:marRight w:val="0"/>
      <w:marTop w:val="0"/>
      <w:marBottom w:val="0"/>
      <w:divBdr>
        <w:top w:val="none" w:sz="0" w:space="0" w:color="auto"/>
        <w:left w:val="none" w:sz="0" w:space="0" w:color="auto"/>
        <w:bottom w:val="none" w:sz="0" w:space="0" w:color="auto"/>
        <w:right w:val="none" w:sz="0" w:space="0" w:color="auto"/>
      </w:divBdr>
    </w:div>
    <w:div w:id="901409619">
      <w:bodyDiv w:val="1"/>
      <w:marLeft w:val="0"/>
      <w:marRight w:val="0"/>
      <w:marTop w:val="0"/>
      <w:marBottom w:val="0"/>
      <w:divBdr>
        <w:top w:val="none" w:sz="0" w:space="0" w:color="auto"/>
        <w:left w:val="none" w:sz="0" w:space="0" w:color="auto"/>
        <w:bottom w:val="none" w:sz="0" w:space="0" w:color="auto"/>
        <w:right w:val="none" w:sz="0" w:space="0" w:color="auto"/>
      </w:divBdr>
    </w:div>
    <w:div w:id="916476257">
      <w:bodyDiv w:val="1"/>
      <w:marLeft w:val="0"/>
      <w:marRight w:val="0"/>
      <w:marTop w:val="0"/>
      <w:marBottom w:val="0"/>
      <w:divBdr>
        <w:top w:val="none" w:sz="0" w:space="0" w:color="auto"/>
        <w:left w:val="none" w:sz="0" w:space="0" w:color="auto"/>
        <w:bottom w:val="none" w:sz="0" w:space="0" w:color="auto"/>
        <w:right w:val="none" w:sz="0" w:space="0" w:color="auto"/>
      </w:divBdr>
    </w:div>
    <w:div w:id="990789975">
      <w:bodyDiv w:val="1"/>
      <w:marLeft w:val="0"/>
      <w:marRight w:val="0"/>
      <w:marTop w:val="0"/>
      <w:marBottom w:val="0"/>
      <w:divBdr>
        <w:top w:val="none" w:sz="0" w:space="0" w:color="auto"/>
        <w:left w:val="none" w:sz="0" w:space="0" w:color="auto"/>
        <w:bottom w:val="none" w:sz="0" w:space="0" w:color="auto"/>
        <w:right w:val="none" w:sz="0" w:space="0" w:color="auto"/>
      </w:divBdr>
      <w:divsChild>
        <w:div w:id="36587116">
          <w:marLeft w:val="0"/>
          <w:marRight w:val="0"/>
          <w:marTop w:val="0"/>
          <w:marBottom w:val="0"/>
          <w:divBdr>
            <w:top w:val="none" w:sz="0" w:space="0" w:color="auto"/>
            <w:left w:val="none" w:sz="0" w:space="0" w:color="auto"/>
            <w:bottom w:val="none" w:sz="0" w:space="0" w:color="auto"/>
            <w:right w:val="none" w:sz="0" w:space="0" w:color="auto"/>
          </w:divBdr>
        </w:div>
      </w:divsChild>
    </w:div>
    <w:div w:id="1055816601">
      <w:bodyDiv w:val="1"/>
      <w:marLeft w:val="0"/>
      <w:marRight w:val="0"/>
      <w:marTop w:val="0"/>
      <w:marBottom w:val="0"/>
      <w:divBdr>
        <w:top w:val="none" w:sz="0" w:space="0" w:color="auto"/>
        <w:left w:val="none" w:sz="0" w:space="0" w:color="auto"/>
        <w:bottom w:val="none" w:sz="0" w:space="0" w:color="auto"/>
        <w:right w:val="none" w:sz="0" w:space="0" w:color="auto"/>
      </w:divBdr>
    </w:div>
    <w:div w:id="1073353340">
      <w:bodyDiv w:val="1"/>
      <w:marLeft w:val="0"/>
      <w:marRight w:val="0"/>
      <w:marTop w:val="0"/>
      <w:marBottom w:val="0"/>
      <w:divBdr>
        <w:top w:val="none" w:sz="0" w:space="0" w:color="auto"/>
        <w:left w:val="none" w:sz="0" w:space="0" w:color="auto"/>
        <w:bottom w:val="none" w:sz="0" w:space="0" w:color="auto"/>
        <w:right w:val="none" w:sz="0" w:space="0" w:color="auto"/>
      </w:divBdr>
    </w:div>
    <w:div w:id="1084448461">
      <w:bodyDiv w:val="1"/>
      <w:marLeft w:val="0"/>
      <w:marRight w:val="0"/>
      <w:marTop w:val="0"/>
      <w:marBottom w:val="0"/>
      <w:divBdr>
        <w:top w:val="none" w:sz="0" w:space="0" w:color="auto"/>
        <w:left w:val="none" w:sz="0" w:space="0" w:color="auto"/>
        <w:bottom w:val="none" w:sz="0" w:space="0" w:color="auto"/>
        <w:right w:val="none" w:sz="0" w:space="0" w:color="auto"/>
      </w:divBdr>
      <w:divsChild>
        <w:div w:id="929779467">
          <w:marLeft w:val="547"/>
          <w:marRight w:val="0"/>
          <w:marTop w:val="0"/>
          <w:marBottom w:val="0"/>
          <w:divBdr>
            <w:top w:val="none" w:sz="0" w:space="0" w:color="auto"/>
            <w:left w:val="none" w:sz="0" w:space="0" w:color="auto"/>
            <w:bottom w:val="none" w:sz="0" w:space="0" w:color="auto"/>
            <w:right w:val="none" w:sz="0" w:space="0" w:color="auto"/>
          </w:divBdr>
        </w:div>
        <w:div w:id="1074470609">
          <w:marLeft w:val="547"/>
          <w:marRight w:val="0"/>
          <w:marTop w:val="0"/>
          <w:marBottom w:val="0"/>
          <w:divBdr>
            <w:top w:val="none" w:sz="0" w:space="0" w:color="auto"/>
            <w:left w:val="none" w:sz="0" w:space="0" w:color="auto"/>
            <w:bottom w:val="none" w:sz="0" w:space="0" w:color="auto"/>
            <w:right w:val="none" w:sz="0" w:space="0" w:color="auto"/>
          </w:divBdr>
        </w:div>
        <w:div w:id="1233588527">
          <w:marLeft w:val="547"/>
          <w:marRight w:val="0"/>
          <w:marTop w:val="0"/>
          <w:marBottom w:val="0"/>
          <w:divBdr>
            <w:top w:val="none" w:sz="0" w:space="0" w:color="auto"/>
            <w:left w:val="none" w:sz="0" w:space="0" w:color="auto"/>
            <w:bottom w:val="none" w:sz="0" w:space="0" w:color="auto"/>
            <w:right w:val="none" w:sz="0" w:space="0" w:color="auto"/>
          </w:divBdr>
        </w:div>
        <w:div w:id="1781727622">
          <w:marLeft w:val="547"/>
          <w:marRight w:val="0"/>
          <w:marTop w:val="0"/>
          <w:marBottom w:val="0"/>
          <w:divBdr>
            <w:top w:val="none" w:sz="0" w:space="0" w:color="auto"/>
            <w:left w:val="none" w:sz="0" w:space="0" w:color="auto"/>
            <w:bottom w:val="none" w:sz="0" w:space="0" w:color="auto"/>
            <w:right w:val="none" w:sz="0" w:space="0" w:color="auto"/>
          </w:divBdr>
        </w:div>
      </w:divsChild>
    </w:div>
    <w:div w:id="1092050533">
      <w:bodyDiv w:val="1"/>
      <w:marLeft w:val="0"/>
      <w:marRight w:val="0"/>
      <w:marTop w:val="0"/>
      <w:marBottom w:val="0"/>
      <w:divBdr>
        <w:top w:val="none" w:sz="0" w:space="0" w:color="auto"/>
        <w:left w:val="none" w:sz="0" w:space="0" w:color="auto"/>
        <w:bottom w:val="none" w:sz="0" w:space="0" w:color="auto"/>
        <w:right w:val="none" w:sz="0" w:space="0" w:color="auto"/>
      </w:divBdr>
    </w:div>
    <w:div w:id="1146507176">
      <w:bodyDiv w:val="1"/>
      <w:marLeft w:val="0"/>
      <w:marRight w:val="0"/>
      <w:marTop w:val="0"/>
      <w:marBottom w:val="0"/>
      <w:divBdr>
        <w:top w:val="none" w:sz="0" w:space="0" w:color="auto"/>
        <w:left w:val="none" w:sz="0" w:space="0" w:color="auto"/>
        <w:bottom w:val="none" w:sz="0" w:space="0" w:color="auto"/>
        <w:right w:val="none" w:sz="0" w:space="0" w:color="auto"/>
      </w:divBdr>
    </w:div>
    <w:div w:id="1159612870">
      <w:bodyDiv w:val="1"/>
      <w:marLeft w:val="0"/>
      <w:marRight w:val="0"/>
      <w:marTop w:val="0"/>
      <w:marBottom w:val="0"/>
      <w:divBdr>
        <w:top w:val="none" w:sz="0" w:space="0" w:color="auto"/>
        <w:left w:val="none" w:sz="0" w:space="0" w:color="auto"/>
        <w:bottom w:val="none" w:sz="0" w:space="0" w:color="auto"/>
        <w:right w:val="none" w:sz="0" w:space="0" w:color="auto"/>
      </w:divBdr>
    </w:div>
    <w:div w:id="1194347546">
      <w:bodyDiv w:val="1"/>
      <w:marLeft w:val="0"/>
      <w:marRight w:val="0"/>
      <w:marTop w:val="0"/>
      <w:marBottom w:val="0"/>
      <w:divBdr>
        <w:top w:val="none" w:sz="0" w:space="0" w:color="auto"/>
        <w:left w:val="none" w:sz="0" w:space="0" w:color="auto"/>
        <w:bottom w:val="none" w:sz="0" w:space="0" w:color="auto"/>
        <w:right w:val="none" w:sz="0" w:space="0" w:color="auto"/>
      </w:divBdr>
    </w:div>
    <w:div w:id="1278608535">
      <w:bodyDiv w:val="1"/>
      <w:marLeft w:val="0"/>
      <w:marRight w:val="0"/>
      <w:marTop w:val="0"/>
      <w:marBottom w:val="0"/>
      <w:divBdr>
        <w:top w:val="none" w:sz="0" w:space="0" w:color="auto"/>
        <w:left w:val="none" w:sz="0" w:space="0" w:color="auto"/>
        <w:bottom w:val="none" w:sz="0" w:space="0" w:color="auto"/>
        <w:right w:val="none" w:sz="0" w:space="0" w:color="auto"/>
      </w:divBdr>
    </w:div>
    <w:div w:id="1338076431">
      <w:bodyDiv w:val="1"/>
      <w:marLeft w:val="0"/>
      <w:marRight w:val="0"/>
      <w:marTop w:val="0"/>
      <w:marBottom w:val="0"/>
      <w:divBdr>
        <w:top w:val="none" w:sz="0" w:space="0" w:color="auto"/>
        <w:left w:val="none" w:sz="0" w:space="0" w:color="auto"/>
        <w:bottom w:val="none" w:sz="0" w:space="0" w:color="auto"/>
        <w:right w:val="none" w:sz="0" w:space="0" w:color="auto"/>
      </w:divBdr>
    </w:div>
    <w:div w:id="1341809012">
      <w:bodyDiv w:val="1"/>
      <w:marLeft w:val="0"/>
      <w:marRight w:val="0"/>
      <w:marTop w:val="0"/>
      <w:marBottom w:val="0"/>
      <w:divBdr>
        <w:top w:val="none" w:sz="0" w:space="0" w:color="auto"/>
        <w:left w:val="none" w:sz="0" w:space="0" w:color="auto"/>
        <w:bottom w:val="none" w:sz="0" w:space="0" w:color="auto"/>
        <w:right w:val="none" w:sz="0" w:space="0" w:color="auto"/>
      </w:divBdr>
    </w:div>
    <w:div w:id="1347899314">
      <w:bodyDiv w:val="1"/>
      <w:marLeft w:val="0"/>
      <w:marRight w:val="0"/>
      <w:marTop w:val="0"/>
      <w:marBottom w:val="0"/>
      <w:divBdr>
        <w:top w:val="none" w:sz="0" w:space="0" w:color="auto"/>
        <w:left w:val="none" w:sz="0" w:space="0" w:color="auto"/>
        <w:bottom w:val="none" w:sz="0" w:space="0" w:color="auto"/>
        <w:right w:val="none" w:sz="0" w:space="0" w:color="auto"/>
      </w:divBdr>
      <w:divsChild>
        <w:div w:id="138814683">
          <w:marLeft w:val="547"/>
          <w:marRight w:val="0"/>
          <w:marTop w:val="115"/>
          <w:marBottom w:val="0"/>
          <w:divBdr>
            <w:top w:val="none" w:sz="0" w:space="0" w:color="auto"/>
            <w:left w:val="none" w:sz="0" w:space="0" w:color="auto"/>
            <w:bottom w:val="none" w:sz="0" w:space="0" w:color="auto"/>
            <w:right w:val="none" w:sz="0" w:space="0" w:color="auto"/>
          </w:divBdr>
        </w:div>
        <w:div w:id="486871712">
          <w:marLeft w:val="547"/>
          <w:marRight w:val="0"/>
          <w:marTop w:val="115"/>
          <w:marBottom w:val="0"/>
          <w:divBdr>
            <w:top w:val="none" w:sz="0" w:space="0" w:color="auto"/>
            <w:left w:val="none" w:sz="0" w:space="0" w:color="auto"/>
            <w:bottom w:val="none" w:sz="0" w:space="0" w:color="auto"/>
            <w:right w:val="none" w:sz="0" w:space="0" w:color="auto"/>
          </w:divBdr>
        </w:div>
        <w:div w:id="1032340260">
          <w:marLeft w:val="547"/>
          <w:marRight w:val="0"/>
          <w:marTop w:val="115"/>
          <w:marBottom w:val="0"/>
          <w:divBdr>
            <w:top w:val="none" w:sz="0" w:space="0" w:color="auto"/>
            <w:left w:val="none" w:sz="0" w:space="0" w:color="auto"/>
            <w:bottom w:val="none" w:sz="0" w:space="0" w:color="auto"/>
            <w:right w:val="none" w:sz="0" w:space="0" w:color="auto"/>
          </w:divBdr>
        </w:div>
        <w:div w:id="1133400199">
          <w:marLeft w:val="547"/>
          <w:marRight w:val="0"/>
          <w:marTop w:val="115"/>
          <w:marBottom w:val="0"/>
          <w:divBdr>
            <w:top w:val="none" w:sz="0" w:space="0" w:color="auto"/>
            <w:left w:val="none" w:sz="0" w:space="0" w:color="auto"/>
            <w:bottom w:val="none" w:sz="0" w:space="0" w:color="auto"/>
            <w:right w:val="none" w:sz="0" w:space="0" w:color="auto"/>
          </w:divBdr>
        </w:div>
      </w:divsChild>
    </w:div>
    <w:div w:id="1362827398">
      <w:bodyDiv w:val="1"/>
      <w:marLeft w:val="0"/>
      <w:marRight w:val="0"/>
      <w:marTop w:val="0"/>
      <w:marBottom w:val="0"/>
      <w:divBdr>
        <w:top w:val="none" w:sz="0" w:space="0" w:color="auto"/>
        <w:left w:val="none" w:sz="0" w:space="0" w:color="auto"/>
        <w:bottom w:val="none" w:sz="0" w:space="0" w:color="auto"/>
        <w:right w:val="none" w:sz="0" w:space="0" w:color="auto"/>
      </w:divBdr>
      <w:divsChild>
        <w:div w:id="1165825188">
          <w:marLeft w:val="0"/>
          <w:marRight w:val="0"/>
          <w:marTop w:val="166"/>
          <w:marBottom w:val="166"/>
          <w:divBdr>
            <w:top w:val="none" w:sz="0" w:space="0" w:color="auto"/>
            <w:left w:val="none" w:sz="0" w:space="0" w:color="auto"/>
            <w:bottom w:val="none" w:sz="0" w:space="0" w:color="auto"/>
            <w:right w:val="none" w:sz="0" w:space="0" w:color="auto"/>
          </w:divBdr>
        </w:div>
        <w:div w:id="1219588606">
          <w:marLeft w:val="0"/>
          <w:marRight w:val="0"/>
          <w:marTop w:val="166"/>
          <w:marBottom w:val="166"/>
          <w:divBdr>
            <w:top w:val="none" w:sz="0" w:space="0" w:color="auto"/>
            <w:left w:val="none" w:sz="0" w:space="0" w:color="auto"/>
            <w:bottom w:val="none" w:sz="0" w:space="0" w:color="auto"/>
            <w:right w:val="none" w:sz="0" w:space="0" w:color="auto"/>
          </w:divBdr>
        </w:div>
        <w:div w:id="1688365622">
          <w:marLeft w:val="0"/>
          <w:marRight w:val="0"/>
          <w:marTop w:val="166"/>
          <w:marBottom w:val="166"/>
          <w:divBdr>
            <w:top w:val="none" w:sz="0" w:space="0" w:color="auto"/>
            <w:left w:val="none" w:sz="0" w:space="0" w:color="auto"/>
            <w:bottom w:val="none" w:sz="0" w:space="0" w:color="auto"/>
            <w:right w:val="none" w:sz="0" w:space="0" w:color="auto"/>
          </w:divBdr>
        </w:div>
        <w:div w:id="1726444344">
          <w:marLeft w:val="0"/>
          <w:marRight w:val="0"/>
          <w:marTop w:val="166"/>
          <w:marBottom w:val="166"/>
          <w:divBdr>
            <w:top w:val="none" w:sz="0" w:space="0" w:color="auto"/>
            <w:left w:val="none" w:sz="0" w:space="0" w:color="auto"/>
            <w:bottom w:val="none" w:sz="0" w:space="0" w:color="auto"/>
            <w:right w:val="none" w:sz="0" w:space="0" w:color="auto"/>
          </w:divBdr>
        </w:div>
      </w:divsChild>
    </w:div>
    <w:div w:id="1478380002">
      <w:bodyDiv w:val="1"/>
      <w:marLeft w:val="0"/>
      <w:marRight w:val="0"/>
      <w:marTop w:val="0"/>
      <w:marBottom w:val="0"/>
      <w:divBdr>
        <w:top w:val="none" w:sz="0" w:space="0" w:color="auto"/>
        <w:left w:val="none" w:sz="0" w:space="0" w:color="auto"/>
        <w:bottom w:val="none" w:sz="0" w:space="0" w:color="auto"/>
        <w:right w:val="none" w:sz="0" w:space="0" w:color="auto"/>
      </w:divBdr>
      <w:divsChild>
        <w:div w:id="276985525">
          <w:marLeft w:val="446"/>
          <w:marRight w:val="0"/>
          <w:marTop w:val="0"/>
          <w:marBottom w:val="0"/>
          <w:divBdr>
            <w:top w:val="none" w:sz="0" w:space="0" w:color="auto"/>
            <w:left w:val="none" w:sz="0" w:space="0" w:color="auto"/>
            <w:bottom w:val="none" w:sz="0" w:space="0" w:color="auto"/>
            <w:right w:val="none" w:sz="0" w:space="0" w:color="auto"/>
          </w:divBdr>
        </w:div>
        <w:div w:id="945423234">
          <w:marLeft w:val="446"/>
          <w:marRight w:val="0"/>
          <w:marTop w:val="0"/>
          <w:marBottom w:val="0"/>
          <w:divBdr>
            <w:top w:val="none" w:sz="0" w:space="0" w:color="auto"/>
            <w:left w:val="none" w:sz="0" w:space="0" w:color="auto"/>
            <w:bottom w:val="none" w:sz="0" w:space="0" w:color="auto"/>
            <w:right w:val="none" w:sz="0" w:space="0" w:color="auto"/>
          </w:divBdr>
        </w:div>
        <w:div w:id="960921186">
          <w:marLeft w:val="446"/>
          <w:marRight w:val="0"/>
          <w:marTop w:val="0"/>
          <w:marBottom w:val="0"/>
          <w:divBdr>
            <w:top w:val="none" w:sz="0" w:space="0" w:color="auto"/>
            <w:left w:val="none" w:sz="0" w:space="0" w:color="auto"/>
            <w:bottom w:val="none" w:sz="0" w:space="0" w:color="auto"/>
            <w:right w:val="none" w:sz="0" w:space="0" w:color="auto"/>
          </w:divBdr>
        </w:div>
        <w:div w:id="1892573046">
          <w:marLeft w:val="446"/>
          <w:marRight w:val="0"/>
          <w:marTop w:val="0"/>
          <w:marBottom w:val="0"/>
          <w:divBdr>
            <w:top w:val="none" w:sz="0" w:space="0" w:color="auto"/>
            <w:left w:val="none" w:sz="0" w:space="0" w:color="auto"/>
            <w:bottom w:val="none" w:sz="0" w:space="0" w:color="auto"/>
            <w:right w:val="none" w:sz="0" w:space="0" w:color="auto"/>
          </w:divBdr>
        </w:div>
      </w:divsChild>
    </w:div>
    <w:div w:id="1883398304">
      <w:bodyDiv w:val="1"/>
      <w:marLeft w:val="0"/>
      <w:marRight w:val="0"/>
      <w:marTop w:val="0"/>
      <w:marBottom w:val="0"/>
      <w:divBdr>
        <w:top w:val="none" w:sz="0" w:space="0" w:color="auto"/>
        <w:left w:val="none" w:sz="0" w:space="0" w:color="auto"/>
        <w:bottom w:val="none" w:sz="0" w:space="0" w:color="auto"/>
        <w:right w:val="none" w:sz="0" w:space="0" w:color="auto"/>
      </w:divBdr>
      <w:divsChild>
        <w:div w:id="84503666">
          <w:marLeft w:val="446"/>
          <w:marRight w:val="0"/>
          <w:marTop w:val="0"/>
          <w:marBottom w:val="0"/>
          <w:divBdr>
            <w:top w:val="none" w:sz="0" w:space="0" w:color="auto"/>
            <w:left w:val="none" w:sz="0" w:space="0" w:color="auto"/>
            <w:bottom w:val="none" w:sz="0" w:space="0" w:color="auto"/>
            <w:right w:val="none" w:sz="0" w:space="0" w:color="auto"/>
          </w:divBdr>
        </w:div>
        <w:div w:id="577599192">
          <w:marLeft w:val="446"/>
          <w:marRight w:val="0"/>
          <w:marTop w:val="0"/>
          <w:marBottom w:val="0"/>
          <w:divBdr>
            <w:top w:val="none" w:sz="0" w:space="0" w:color="auto"/>
            <w:left w:val="none" w:sz="0" w:space="0" w:color="auto"/>
            <w:bottom w:val="none" w:sz="0" w:space="0" w:color="auto"/>
            <w:right w:val="none" w:sz="0" w:space="0" w:color="auto"/>
          </w:divBdr>
        </w:div>
        <w:div w:id="1219323944">
          <w:marLeft w:val="446"/>
          <w:marRight w:val="0"/>
          <w:marTop w:val="0"/>
          <w:marBottom w:val="0"/>
          <w:divBdr>
            <w:top w:val="none" w:sz="0" w:space="0" w:color="auto"/>
            <w:left w:val="none" w:sz="0" w:space="0" w:color="auto"/>
            <w:bottom w:val="none" w:sz="0" w:space="0" w:color="auto"/>
            <w:right w:val="none" w:sz="0" w:space="0" w:color="auto"/>
          </w:divBdr>
        </w:div>
        <w:div w:id="1727101047">
          <w:marLeft w:val="446"/>
          <w:marRight w:val="0"/>
          <w:marTop w:val="0"/>
          <w:marBottom w:val="0"/>
          <w:divBdr>
            <w:top w:val="none" w:sz="0" w:space="0" w:color="auto"/>
            <w:left w:val="none" w:sz="0" w:space="0" w:color="auto"/>
            <w:bottom w:val="none" w:sz="0" w:space="0" w:color="auto"/>
            <w:right w:val="none" w:sz="0" w:space="0" w:color="auto"/>
          </w:divBdr>
        </w:div>
      </w:divsChild>
    </w:div>
    <w:div w:id="1907645211">
      <w:bodyDiv w:val="1"/>
      <w:marLeft w:val="0"/>
      <w:marRight w:val="0"/>
      <w:marTop w:val="0"/>
      <w:marBottom w:val="0"/>
      <w:divBdr>
        <w:top w:val="none" w:sz="0" w:space="0" w:color="auto"/>
        <w:left w:val="none" w:sz="0" w:space="0" w:color="auto"/>
        <w:bottom w:val="none" w:sz="0" w:space="0" w:color="auto"/>
        <w:right w:val="none" w:sz="0" w:space="0" w:color="auto"/>
      </w:divBdr>
    </w:div>
    <w:div w:id="1938781408">
      <w:bodyDiv w:val="1"/>
      <w:marLeft w:val="0"/>
      <w:marRight w:val="0"/>
      <w:marTop w:val="0"/>
      <w:marBottom w:val="0"/>
      <w:divBdr>
        <w:top w:val="none" w:sz="0" w:space="0" w:color="auto"/>
        <w:left w:val="none" w:sz="0" w:space="0" w:color="auto"/>
        <w:bottom w:val="none" w:sz="0" w:space="0" w:color="auto"/>
        <w:right w:val="none" w:sz="0" w:space="0" w:color="auto"/>
      </w:divBdr>
      <w:divsChild>
        <w:div w:id="85007875">
          <w:marLeft w:val="0"/>
          <w:marRight w:val="0"/>
          <w:marTop w:val="0"/>
          <w:marBottom w:val="0"/>
          <w:divBdr>
            <w:top w:val="none" w:sz="0" w:space="0" w:color="auto"/>
            <w:left w:val="none" w:sz="0" w:space="0" w:color="auto"/>
            <w:bottom w:val="none" w:sz="0" w:space="0" w:color="auto"/>
            <w:right w:val="none" w:sz="0" w:space="0" w:color="auto"/>
          </w:divBdr>
        </w:div>
        <w:div w:id="2068330930">
          <w:marLeft w:val="0"/>
          <w:marRight w:val="0"/>
          <w:marTop w:val="0"/>
          <w:marBottom w:val="0"/>
          <w:divBdr>
            <w:top w:val="none" w:sz="0" w:space="0" w:color="auto"/>
            <w:left w:val="none" w:sz="0" w:space="0" w:color="auto"/>
            <w:bottom w:val="none" w:sz="0" w:space="0" w:color="auto"/>
            <w:right w:val="none" w:sz="0" w:space="0" w:color="auto"/>
          </w:divBdr>
        </w:div>
      </w:divsChild>
    </w:div>
    <w:div w:id="2055545589">
      <w:bodyDiv w:val="1"/>
      <w:marLeft w:val="0"/>
      <w:marRight w:val="0"/>
      <w:marTop w:val="0"/>
      <w:marBottom w:val="0"/>
      <w:divBdr>
        <w:top w:val="none" w:sz="0" w:space="0" w:color="auto"/>
        <w:left w:val="none" w:sz="0" w:space="0" w:color="auto"/>
        <w:bottom w:val="none" w:sz="0" w:space="0" w:color="auto"/>
        <w:right w:val="none" w:sz="0" w:space="0" w:color="auto"/>
      </w:divBdr>
      <w:divsChild>
        <w:div w:id="386682140">
          <w:marLeft w:val="446"/>
          <w:marRight w:val="0"/>
          <w:marTop w:val="0"/>
          <w:marBottom w:val="0"/>
          <w:divBdr>
            <w:top w:val="none" w:sz="0" w:space="0" w:color="auto"/>
            <w:left w:val="none" w:sz="0" w:space="0" w:color="auto"/>
            <w:bottom w:val="none" w:sz="0" w:space="0" w:color="auto"/>
            <w:right w:val="none" w:sz="0" w:space="0" w:color="auto"/>
          </w:divBdr>
        </w:div>
        <w:div w:id="2041658496">
          <w:marLeft w:val="446"/>
          <w:marRight w:val="0"/>
          <w:marTop w:val="0"/>
          <w:marBottom w:val="0"/>
          <w:divBdr>
            <w:top w:val="none" w:sz="0" w:space="0" w:color="auto"/>
            <w:left w:val="none" w:sz="0" w:space="0" w:color="auto"/>
            <w:bottom w:val="none" w:sz="0" w:space="0" w:color="auto"/>
            <w:right w:val="none" w:sz="0" w:space="0" w:color="auto"/>
          </w:divBdr>
        </w:div>
        <w:div w:id="2094548393">
          <w:marLeft w:val="446"/>
          <w:marRight w:val="0"/>
          <w:marTop w:val="0"/>
          <w:marBottom w:val="0"/>
          <w:divBdr>
            <w:top w:val="none" w:sz="0" w:space="0" w:color="auto"/>
            <w:left w:val="none" w:sz="0" w:space="0" w:color="auto"/>
            <w:bottom w:val="none" w:sz="0" w:space="0" w:color="auto"/>
            <w:right w:val="none" w:sz="0" w:space="0" w:color="auto"/>
          </w:divBdr>
        </w:div>
        <w:div w:id="2097290243">
          <w:marLeft w:val="446"/>
          <w:marRight w:val="0"/>
          <w:marTop w:val="0"/>
          <w:marBottom w:val="0"/>
          <w:divBdr>
            <w:top w:val="none" w:sz="0" w:space="0" w:color="auto"/>
            <w:left w:val="none" w:sz="0" w:space="0" w:color="auto"/>
            <w:bottom w:val="none" w:sz="0" w:space="0" w:color="auto"/>
            <w:right w:val="none" w:sz="0" w:space="0" w:color="auto"/>
          </w:divBdr>
        </w:div>
      </w:divsChild>
    </w:div>
    <w:div w:id="2076391092">
      <w:bodyDiv w:val="1"/>
      <w:marLeft w:val="0"/>
      <w:marRight w:val="0"/>
      <w:marTop w:val="0"/>
      <w:marBottom w:val="0"/>
      <w:divBdr>
        <w:top w:val="none" w:sz="0" w:space="0" w:color="auto"/>
        <w:left w:val="none" w:sz="0" w:space="0" w:color="auto"/>
        <w:bottom w:val="none" w:sz="0" w:space="0" w:color="auto"/>
        <w:right w:val="none" w:sz="0" w:space="0" w:color="auto"/>
      </w:divBdr>
      <w:divsChild>
        <w:div w:id="6715503">
          <w:marLeft w:val="0"/>
          <w:marRight w:val="0"/>
          <w:marTop w:val="0"/>
          <w:marBottom w:val="0"/>
          <w:divBdr>
            <w:top w:val="none" w:sz="0" w:space="0" w:color="auto"/>
            <w:left w:val="none" w:sz="0" w:space="0" w:color="auto"/>
            <w:bottom w:val="none" w:sz="0" w:space="0" w:color="auto"/>
            <w:right w:val="none" w:sz="0" w:space="0" w:color="auto"/>
          </w:divBdr>
        </w:div>
        <w:div w:id="989989391">
          <w:marLeft w:val="0"/>
          <w:marRight w:val="0"/>
          <w:marTop w:val="0"/>
          <w:marBottom w:val="0"/>
          <w:divBdr>
            <w:top w:val="none" w:sz="0" w:space="0" w:color="auto"/>
            <w:left w:val="none" w:sz="0" w:space="0" w:color="auto"/>
            <w:bottom w:val="none" w:sz="0" w:space="0" w:color="auto"/>
            <w:right w:val="none" w:sz="0" w:space="0" w:color="auto"/>
          </w:divBdr>
        </w:div>
        <w:div w:id="1182283189">
          <w:marLeft w:val="0"/>
          <w:marRight w:val="0"/>
          <w:marTop w:val="0"/>
          <w:marBottom w:val="0"/>
          <w:divBdr>
            <w:top w:val="none" w:sz="0" w:space="0" w:color="auto"/>
            <w:left w:val="none" w:sz="0" w:space="0" w:color="auto"/>
            <w:bottom w:val="none" w:sz="0" w:space="0" w:color="auto"/>
            <w:right w:val="none" w:sz="0" w:space="0" w:color="auto"/>
          </w:divBdr>
        </w:div>
        <w:div w:id="1768309778">
          <w:marLeft w:val="0"/>
          <w:marRight w:val="0"/>
          <w:marTop w:val="0"/>
          <w:marBottom w:val="0"/>
          <w:divBdr>
            <w:top w:val="none" w:sz="0" w:space="0" w:color="auto"/>
            <w:left w:val="none" w:sz="0" w:space="0" w:color="auto"/>
            <w:bottom w:val="none" w:sz="0" w:space="0" w:color="auto"/>
            <w:right w:val="none" w:sz="0" w:space="0" w:color="auto"/>
          </w:divBdr>
        </w:div>
        <w:div w:id="1768500066">
          <w:marLeft w:val="0"/>
          <w:marRight w:val="0"/>
          <w:marTop w:val="0"/>
          <w:marBottom w:val="0"/>
          <w:divBdr>
            <w:top w:val="none" w:sz="0" w:space="0" w:color="auto"/>
            <w:left w:val="none" w:sz="0" w:space="0" w:color="auto"/>
            <w:bottom w:val="none" w:sz="0" w:space="0" w:color="auto"/>
            <w:right w:val="none" w:sz="0" w:space="0" w:color="auto"/>
          </w:divBdr>
        </w:div>
        <w:div w:id="1868449509">
          <w:marLeft w:val="0"/>
          <w:marRight w:val="0"/>
          <w:marTop w:val="0"/>
          <w:marBottom w:val="0"/>
          <w:divBdr>
            <w:top w:val="none" w:sz="0" w:space="0" w:color="auto"/>
            <w:left w:val="none" w:sz="0" w:space="0" w:color="auto"/>
            <w:bottom w:val="none" w:sz="0" w:space="0" w:color="auto"/>
            <w:right w:val="none" w:sz="0" w:space="0" w:color="auto"/>
          </w:divBdr>
        </w:div>
        <w:div w:id="1887644712">
          <w:marLeft w:val="0"/>
          <w:marRight w:val="0"/>
          <w:marTop w:val="0"/>
          <w:marBottom w:val="0"/>
          <w:divBdr>
            <w:top w:val="none" w:sz="0" w:space="0" w:color="auto"/>
            <w:left w:val="none" w:sz="0" w:space="0" w:color="auto"/>
            <w:bottom w:val="none" w:sz="0" w:space="0" w:color="auto"/>
            <w:right w:val="none" w:sz="0" w:space="0" w:color="auto"/>
          </w:divBdr>
        </w:div>
        <w:div w:id="2128229772">
          <w:marLeft w:val="0"/>
          <w:marRight w:val="0"/>
          <w:marTop w:val="0"/>
          <w:marBottom w:val="0"/>
          <w:divBdr>
            <w:top w:val="none" w:sz="0" w:space="0" w:color="auto"/>
            <w:left w:val="none" w:sz="0" w:space="0" w:color="auto"/>
            <w:bottom w:val="none" w:sz="0" w:space="0" w:color="auto"/>
            <w:right w:val="none" w:sz="0" w:space="0" w:color="auto"/>
          </w:divBdr>
        </w:div>
      </w:divsChild>
    </w:div>
    <w:div w:id="2106877942">
      <w:bodyDiv w:val="1"/>
      <w:marLeft w:val="0"/>
      <w:marRight w:val="0"/>
      <w:marTop w:val="0"/>
      <w:marBottom w:val="0"/>
      <w:divBdr>
        <w:top w:val="none" w:sz="0" w:space="0" w:color="auto"/>
        <w:left w:val="none" w:sz="0" w:space="0" w:color="auto"/>
        <w:bottom w:val="none" w:sz="0" w:space="0" w:color="auto"/>
        <w:right w:val="none" w:sz="0" w:space="0" w:color="auto"/>
      </w:divBdr>
      <w:divsChild>
        <w:div w:id="235667927">
          <w:marLeft w:val="547"/>
          <w:marRight w:val="0"/>
          <w:marTop w:val="0"/>
          <w:marBottom w:val="0"/>
          <w:divBdr>
            <w:top w:val="none" w:sz="0" w:space="0" w:color="auto"/>
            <w:left w:val="none" w:sz="0" w:space="0" w:color="auto"/>
            <w:bottom w:val="none" w:sz="0" w:space="0" w:color="auto"/>
            <w:right w:val="none" w:sz="0" w:space="0" w:color="auto"/>
          </w:divBdr>
        </w:div>
        <w:div w:id="878053250">
          <w:marLeft w:val="547"/>
          <w:marRight w:val="0"/>
          <w:marTop w:val="0"/>
          <w:marBottom w:val="0"/>
          <w:divBdr>
            <w:top w:val="none" w:sz="0" w:space="0" w:color="auto"/>
            <w:left w:val="none" w:sz="0" w:space="0" w:color="auto"/>
            <w:bottom w:val="none" w:sz="0" w:space="0" w:color="auto"/>
            <w:right w:val="none" w:sz="0" w:space="0" w:color="auto"/>
          </w:divBdr>
        </w:div>
        <w:div w:id="1015689422">
          <w:marLeft w:val="547"/>
          <w:marRight w:val="0"/>
          <w:marTop w:val="0"/>
          <w:marBottom w:val="0"/>
          <w:divBdr>
            <w:top w:val="none" w:sz="0" w:space="0" w:color="auto"/>
            <w:left w:val="none" w:sz="0" w:space="0" w:color="auto"/>
            <w:bottom w:val="none" w:sz="0" w:space="0" w:color="auto"/>
            <w:right w:val="none" w:sz="0" w:space="0" w:color="auto"/>
          </w:divBdr>
        </w:div>
        <w:div w:id="1405058075">
          <w:marLeft w:val="547"/>
          <w:marRight w:val="0"/>
          <w:marTop w:val="0"/>
          <w:marBottom w:val="0"/>
          <w:divBdr>
            <w:top w:val="none" w:sz="0" w:space="0" w:color="auto"/>
            <w:left w:val="none" w:sz="0" w:space="0" w:color="auto"/>
            <w:bottom w:val="none" w:sz="0" w:space="0" w:color="auto"/>
            <w:right w:val="none" w:sz="0" w:space="0" w:color="auto"/>
          </w:divBdr>
        </w:div>
      </w:divsChild>
    </w:div>
    <w:div w:id="2142503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books.google.com/books?hl=en&amp;lr=&amp;id=teHhVHk3a54C&amp;oi=fnd&amp;pg=PA432&amp;dq=Mataric+brooks&amp;ots=h-wf8uTq-p&amp;sig=G2eUh64lW0iMw4NwcvQlf_PPzRs"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daniel.goldman@physics.gatech.edu"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header" Target="header1.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0F4A5-F9F5-44C3-843F-068F5FDF1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9990</Words>
  <Characters>56946</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Georgia Institute of Technology</Company>
  <LinksUpToDate>false</LinksUpToDate>
  <CharactersWithSpaces>66803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Physics</dc:creator>
  <cp:keywords/>
  <dc:description/>
  <cp:lastModifiedBy>Vadim Linevich</cp:lastModifiedBy>
  <cp:revision>2</cp:revision>
  <dcterms:created xsi:type="dcterms:W3CDTF">2017-02-15T17:06:00Z</dcterms:created>
  <dcterms:modified xsi:type="dcterms:W3CDTF">2017-02-15T17:06:00Z</dcterms:modified>
</cp:coreProperties>
</file>